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6ED8" w:rsidRPr="00DD6ED8" w:rsidRDefault="00DD6ED8" w:rsidP="00DD6ED8">
      <w:pPr>
        <w:pStyle w:val="NormalWeb"/>
        <w:shd w:val="clear" w:color="auto" w:fill="FFFFFF"/>
        <w:spacing w:before="0" w:beforeAutospacing="0" w:after="115" w:afterAutospacing="0"/>
        <w:jc w:val="center"/>
        <w:textAlignment w:val="baseline"/>
        <w:rPr>
          <w:rFonts w:ascii="Arial" w:hAnsi="Arial" w:cs="Arial"/>
          <w:b/>
          <w:szCs w:val="18"/>
        </w:rPr>
      </w:pPr>
      <w:r w:rsidRPr="00DD6ED8">
        <w:rPr>
          <w:rFonts w:ascii="Arial" w:hAnsi="Arial" w:cs="Arial"/>
          <w:b/>
          <w:szCs w:val="18"/>
        </w:rPr>
        <w:t>TCS CODEVITA INTERVIEW QUESTIONS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MANAGERIAL: He only asked two questions-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1 If I were given 7 tasks to be completed in 7 days and it is known that the tasks require more than 10 days to complete. Then which tasks would I solve first and why. Also, all tasks had same priority.</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2 If my boss asks me to do certain job in 5 days and according to me I need 1 week for the same, what would be my response for the same.</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HR: The HR lady was very nice and polite and asked me some standard HR questions like</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-would you join any other company tomorrow if you were selected today?</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-why not opting for higher studies?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-how would I be of value to TCS, etc.</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 Introduce Yourself.</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2. Detailed Discussion on my project.</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3. Tell me some of the modern technology.</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4. Do you wish to relocate?</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5. How can you compile python program in Linux Machine? Answer: If 2.7 then python filename.py, if python 3, python3 filename.py</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6. If you were given project on new technology which you don’t know, for example, .NET, how will you manage? Told answer- will learn by watching videos from the online tutorial.</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7. If you are not allowed to much time then how will you manage? Told Answer- I will first see the requirement of the project and according to that will prepare myself.</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8. Is this your first interview?</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9. Any question you want to ask?</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u w:val="single"/>
          <w:bdr w:val="none" w:sz="0" w:space="0" w:color="auto" w:frame="1"/>
        </w:rPr>
        <w:t>Some of the questions asked from my friends which I remember:-</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1. Implement a stack.</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2. Implement a queue.</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3. Delete a node in a linked list</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4. Reverse a linked list in the pair of two.</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5. Print the nth Fibonacci number.</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6. Print all prime number in a given range.</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7. Object Oriented Concept:- Inheritance, Polymorphism, Abstraction</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8. Write a program to draw the diamond shape. https://www.geeksforgeeks.org/c-program-print-diamond-shape/</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9. What are Classes and Objects?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Are you nervous, do you want any water?</w:t>
      </w:r>
      <w:r>
        <w:rPr>
          <w:rFonts w:ascii="Arial" w:hAnsi="Arial" w:cs="Arial"/>
          <w:sz w:val="18"/>
          <w:szCs w:val="18"/>
        </w:rPr>
        <w:br/>
        <w:t>No.</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How was your day?</w:t>
      </w:r>
      <w:r>
        <w:rPr>
          <w:rFonts w:ascii="Arial" w:hAnsi="Arial" w:cs="Arial"/>
          <w:sz w:val="18"/>
          <w:szCs w:val="18"/>
        </w:rPr>
        <w:br/>
        <w:t>I told them, I was excited as it was my first interview.</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Tell us about, your self?</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You solved one question in CodeVita, What was the problem and your approach?</w:t>
      </w:r>
      <w:r>
        <w:rPr>
          <w:rFonts w:ascii="Arial" w:hAnsi="Arial" w:cs="Arial"/>
          <w:sz w:val="18"/>
          <w:szCs w:val="18"/>
        </w:rPr>
        <w:br/>
        <w:t>I told them problem statement and the approach I followed.</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Write pseudo-code to sort an array using any sorting algorithm?</w:t>
      </w:r>
      <w:r>
        <w:rPr>
          <w:rFonts w:ascii="Arial" w:hAnsi="Arial" w:cs="Arial"/>
          <w:sz w:val="18"/>
          <w:szCs w:val="18"/>
        </w:rPr>
        <w:br/>
        <w:t>At that time only selection sort came in my mind, so I explained it.</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Which sorting is best, why?</w:t>
      </w:r>
      <w:r>
        <w:rPr>
          <w:rFonts w:ascii="Arial" w:hAnsi="Arial" w:cs="Arial"/>
          <w:sz w:val="18"/>
          <w:szCs w:val="18"/>
        </w:rPr>
        <w:br/>
        <w:t>I told them heap sort, but why i was confuse I told them because of its complexity.</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Any project in Java?</w:t>
      </w:r>
      <w:r>
        <w:rPr>
          <w:rFonts w:ascii="Arial" w:hAnsi="Arial" w:cs="Arial"/>
          <w:sz w:val="18"/>
          <w:szCs w:val="18"/>
        </w:rPr>
        <w:br/>
        <w:t>As I mentioned java in my introduction, they asked me any project I had done in java, I told them no, but later I realised, I have done a small android project which was in java, but at that time I said them no I don’t.</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lastRenderedPageBreak/>
        <w:t>Q] Tell us about your project?</w:t>
      </w:r>
      <w:r>
        <w:rPr>
          <w:rFonts w:ascii="Arial" w:hAnsi="Arial" w:cs="Arial"/>
          <w:sz w:val="18"/>
          <w:szCs w:val="18"/>
        </w:rPr>
        <w:br/>
        <w:t>I told them, I have two minor projects, one in android and one in machine learning.</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What was your machine learning project?</w:t>
      </w:r>
      <w:r>
        <w:rPr>
          <w:rFonts w:ascii="Arial" w:hAnsi="Arial" w:cs="Arial"/>
          <w:sz w:val="18"/>
          <w:szCs w:val="18"/>
        </w:rPr>
        <w:br/>
        <w:t>I explained it, as it was very basic.</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What was the use-case of this project?</w:t>
      </w:r>
      <w:r>
        <w:rPr>
          <w:rFonts w:ascii="Arial" w:hAnsi="Arial" w:cs="Arial"/>
          <w:sz w:val="18"/>
          <w:szCs w:val="18"/>
        </w:rPr>
        <w:br/>
        <w:t>As, this was very basic project, I told them I made it just for learning purpose.</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Would you join Microsoft, if you will get chance?</w:t>
      </w:r>
      <w:r>
        <w:rPr>
          <w:rFonts w:ascii="Arial" w:hAnsi="Arial" w:cs="Arial"/>
          <w:sz w:val="18"/>
          <w:szCs w:val="18"/>
        </w:rPr>
        <w:br/>
        <w:t>I told them, no. But they asked me, why Microsoft provides you best opportunities, I just don’t know what to say here. Always ready for this type of questions.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Tell us about your strength?</w:t>
      </w:r>
      <w:r>
        <w:rPr>
          <w:rFonts w:ascii="Arial" w:hAnsi="Arial" w:cs="Arial"/>
          <w:sz w:val="18"/>
          <w:szCs w:val="18"/>
        </w:rPr>
        <w:br/>
        <w:t>I told them my strengths, but they asked why this is your strength, I told them a story. So always prepared with a story to back your answers.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If you get selected will you give your job to your friend?</w:t>
      </w:r>
      <w:r>
        <w:rPr>
          <w:rFonts w:ascii="Arial" w:hAnsi="Arial" w:cs="Arial"/>
          <w:sz w:val="18"/>
          <w:szCs w:val="18"/>
        </w:rPr>
        <w:br/>
        <w:t>In my strength, I said, I was kind, so they ask me this question was I am enough kind to give my job friend. I told them no, and why not.</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Would you work in any shifts, or in any area?</w:t>
      </w:r>
      <w:r>
        <w:rPr>
          <w:rFonts w:ascii="Arial" w:hAnsi="Arial" w:cs="Arial"/>
          <w:sz w:val="18"/>
          <w:szCs w:val="18"/>
        </w:rPr>
        <w:br/>
        <w:t>Yes, then they told me all things are on recording so say wisely, I told them I have no problem in night shits or problem of reallocation.</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You will need to sign a bond at time of training of 50k, because we spent a lot in your training and if you leave before 1 year you have to pay.</w:t>
      </w:r>
      <w:r>
        <w:rPr>
          <w:rFonts w:ascii="Arial" w:hAnsi="Arial" w:cs="Arial"/>
          <w:sz w:val="18"/>
          <w:szCs w:val="18"/>
        </w:rPr>
        <w:br/>
        <w:t>I replied yes, I understand.</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 Do you have any questions for us?</w:t>
      </w:r>
      <w:r>
        <w:rPr>
          <w:rFonts w:ascii="Arial" w:hAnsi="Arial" w:cs="Arial"/>
          <w:sz w:val="18"/>
          <w:szCs w:val="18"/>
        </w:rPr>
        <w:br/>
        <w:t>I asked them about my feedback, they told me don’t do that, you will see it in result, also after that i asked them on which area you guys are working he told me I work in TCS, I was asking about technology but that word isn’t coming in my mind, lastly i provided options like web, android, they replied in TCS you have to work in all technology.</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shd w:val="clear" w:color="auto" w:fill="FFFFFF"/>
        </w:rPr>
      </w:pPr>
      <w:r>
        <w:rPr>
          <w:rFonts w:ascii="Arial" w:hAnsi="Arial" w:cs="Arial"/>
          <w:sz w:val="18"/>
          <w:szCs w:val="18"/>
          <w:shd w:val="clear" w:color="auto" w:fill="FFFFFF"/>
        </w:rPr>
        <w:t>1 : Please have a sit Goutam.</w:t>
      </w:r>
      <w:r>
        <w:rPr>
          <w:rFonts w:ascii="Arial" w:hAnsi="Arial" w:cs="Arial"/>
          <w:sz w:val="18"/>
          <w:szCs w:val="18"/>
        </w:rPr>
        <w:br/>
      </w:r>
      <w:r>
        <w:rPr>
          <w:rFonts w:ascii="Arial" w:hAnsi="Arial" w:cs="Arial"/>
          <w:sz w:val="18"/>
          <w:szCs w:val="18"/>
          <w:shd w:val="clear" w:color="auto" w:fill="FFFFFF"/>
        </w:rPr>
        <w:t>[Wished them Good afternoon and sat]</w:t>
      </w:r>
      <w:r>
        <w:rPr>
          <w:rFonts w:ascii="Arial" w:hAnsi="Arial" w:cs="Arial"/>
          <w:sz w:val="18"/>
          <w:szCs w:val="18"/>
        </w:rPr>
        <w:br/>
      </w:r>
      <w:r>
        <w:rPr>
          <w:rFonts w:ascii="Arial" w:hAnsi="Arial" w:cs="Arial"/>
          <w:sz w:val="18"/>
          <w:szCs w:val="18"/>
          <w:shd w:val="clear" w:color="auto" w:fill="FFFFFF"/>
        </w:rPr>
        <w:t>I1 : So tell me something about yourself.</w:t>
      </w:r>
      <w:r>
        <w:rPr>
          <w:rFonts w:ascii="Arial" w:hAnsi="Arial" w:cs="Arial"/>
          <w:sz w:val="18"/>
          <w:szCs w:val="18"/>
        </w:rPr>
        <w:br/>
      </w:r>
      <w:r>
        <w:rPr>
          <w:rFonts w:ascii="Arial" w:hAnsi="Arial" w:cs="Arial"/>
          <w:sz w:val="18"/>
          <w:szCs w:val="18"/>
          <w:shd w:val="clear" w:color="auto" w:fill="FFFFFF"/>
        </w:rPr>
        <w:t>[Was ready with this answer but was super nervous since it was my first job interview]</w:t>
      </w:r>
      <w:r>
        <w:rPr>
          <w:rFonts w:ascii="Arial" w:hAnsi="Arial" w:cs="Arial"/>
          <w:sz w:val="18"/>
          <w:szCs w:val="18"/>
        </w:rPr>
        <w:br/>
      </w:r>
      <w:r>
        <w:rPr>
          <w:rFonts w:ascii="Arial" w:hAnsi="Arial" w:cs="Arial"/>
          <w:sz w:val="18"/>
          <w:szCs w:val="18"/>
          <w:shd w:val="clear" w:color="auto" w:fill="FFFFFF"/>
        </w:rPr>
        <w:t>I1 : (immediately sensing my panic in my introduction) are you nervous?</w:t>
      </w:r>
      <w:r>
        <w:rPr>
          <w:rFonts w:ascii="Arial" w:hAnsi="Arial" w:cs="Arial"/>
          <w:sz w:val="18"/>
          <w:szCs w:val="18"/>
        </w:rPr>
        <w:br/>
      </w:r>
      <w:r>
        <w:rPr>
          <w:rFonts w:ascii="Arial" w:hAnsi="Arial" w:cs="Arial"/>
          <w:sz w:val="18"/>
          <w:szCs w:val="18"/>
          <w:shd w:val="clear" w:color="auto" w:fill="FFFFFF"/>
        </w:rPr>
        <w:t>Me : A bit sir since this is my first job interview. (With a smile)</w:t>
      </w:r>
      <w:r>
        <w:rPr>
          <w:rFonts w:ascii="Arial" w:hAnsi="Arial" w:cs="Arial"/>
          <w:sz w:val="18"/>
          <w:szCs w:val="18"/>
        </w:rPr>
        <w:br/>
      </w:r>
      <w:r>
        <w:rPr>
          <w:rFonts w:ascii="Arial" w:hAnsi="Arial" w:cs="Arial"/>
          <w:sz w:val="18"/>
          <w:szCs w:val="18"/>
          <w:shd w:val="clear" w:color="auto" w:fill="FFFFFF"/>
        </w:rPr>
        <w:t>I2 : Don’t be nervous we’ll give you ample opportunities to prove yourself.</w:t>
      </w:r>
      <w:r>
        <w:rPr>
          <w:rFonts w:ascii="Arial" w:hAnsi="Arial" w:cs="Arial"/>
          <w:sz w:val="18"/>
          <w:szCs w:val="18"/>
        </w:rPr>
        <w:br/>
      </w:r>
      <w:r>
        <w:rPr>
          <w:rFonts w:ascii="Arial" w:hAnsi="Arial" w:cs="Arial"/>
          <w:sz w:val="18"/>
          <w:szCs w:val="18"/>
          <w:shd w:val="clear" w:color="auto" w:fill="FFFFFF"/>
        </w:rPr>
        <w:t>I2 : So you told you worked with Incident Management in your TCS Internship can you draw the Incident cycle?</w:t>
      </w:r>
      <w:r>
        <w:rPr>
          <w:rFonts w:ascii="Arial" w:hAnsi="Arial" w:cs="Arial"/>
          <w:sz w:val="18"/>
          <w:szCs w:val="18"/>
        </w:rPr>
        <w:br/>
      </w:r>
      <w:r>
        <w:rPr>
          <w:rFonts w:ascii="Arial" w:hAnsi="Arial" w:cs="Arial"/>
          <w:sz w:val="18"/>
          <w:szCs w:val="18"/>
          <w:shd w:val="clear" w:color="auto" w:fill="FFFFFF"/>
        </w:rPr>
        <w:t>[Damn, I read the whole ITIL documentation but carelessly neglected this thing. However I kind of drew what I remember and confidently explained them what I drew and also told them I might be missing some states but these are the primary ones. They nodded and some questions followed regarding it, I answered them all]</w:t>
      </w:r>
      <w:r>
        <w:rPr>
          <w:rFonts w:ascii="Arial" w:hAnsi="Arial" w:cs="Arial"/>
          <w:sz w:val="18"/>
          <w:szCs w:val="18"/>
        </w:rPr>
        <w:br/>
      </w:r>
      <w:r>
        <w:rPr>
          <w:rFonts w:ascii="Arial" w:hAnsi="Arial" w:cs="Arial"/>
          <w:sz w:val="18"/>
          <w:szCs w:val="18"/>
          <w:shd w:val="clear" w:color="auto" w:fill="FFFFFF"/>
        </w:rPr>
        <w:t>I1 : So what languages you use generally?</w:t>
      </w:r>
      <w:r>
        <w:rPr>
          <w:rFonts w:ascii="Arial" w:hAnsi="Arial" w:cs="Arial"/>
          <w:sz w:val="18"/>
          <w:szCs w:val="18"/>
        </w:rPr>
        <w:br/>
      </w:r>
      <w:r>
        <w:rPr>
          <w:rFonts w:ascii="Arial" w:hAnsi="Arial" w:cs="Arial"/>
          <w:sz w:val="18"/>
          <w:szCs w:val="18"/>
          <w:shd w:val="clear" w:color="auto" w:fill="FFFFFF"/>
        </w:rPr>
        <w:t>[Now I knew many apart from C, C++ and Java like python, JavaScript and others but there was the need of presence of mind. Only mention those whose top to bottom is known theoretically along with implementation of data structures using them]</w:t>
      </w:r>
      <w:r>
        <w:rPr>
          <w:rFonts w:ascii="Arial" w:hAnsi="Arial" w:cs="Arial"/>
          <w:sz w:val="18"/>
          <w:szCs w:val="18"/>
        </w:rPr>
        <w:br/>
      </w:r>
      <w:r>
        <w:rPr>
          <w:rFonts w:ascii="Arial" w:hAnsi="Arial" w:cs="Arial"/>
          <w:sz w:val="18"/>
          <w:szCs w:val="18"/>
          <w:shd w:val="clear" w:color="auto" w:fill="FFFFFF"/>
        </w:rPr>
        <w:t>So I told them sir I use C++ in competitive programming for the robust STL library support that I get and otherwise I know C and Java.</w:t>
      </w:r>
      <w:r>
        <w:rPr>
          <w:rFonts w:ascii="Arial" w:hAnsi="Arial" w:cs="Arial"/>
          <w:sz w:val="18"/>
          <w:szCs w:val="18"/>
        </w:rPr>
        <w:br/>
      </w:r>
      <w:r>
        <w:rPr>
          <w:rFonts w:ascii="Arial" w:hAnsi="Arial" w:cs="Arial"/>
          <w:sz w:val="18"/>
          <w:szCs w:val="18"/>
          <w:shd w:val="clear" w:color="auto" w:fill="FFFFFF"/>
        </w:rPr>
        <w:t>I1 : Since you mentioned OOPs as a subject in your CV. Can you explain encapsulation?</w:t>
      </w:r>
      <w:r>
        <w:rPr>
          <w:rFonts w:ascii="Arial" w:hAnsi="Arial" w:cs="Arial"/>
          <w:sz w:val="18"/>
          <w:szCs w:val="18"/>
        </w:rPr>
        <w:br/>
      </w:r>
      <w:r>
        <w:rPr>
          <w:rFonts w:ascii="Arial" w:hAnsi="Arial" w:cs="Arial"/>
          <w:sz w:val="18"/>
          <w:szCs w:val="18"/>
          <w:shd w:val="clear" w:color="auto" w:fill="FFFFFF"/>
        </w:rPr>
        <w:t>Me : Told them a simplified version of Encapsulation like Encapsulation is wrapping up data as a single unit for protection of data from outside sources… (bla something like that). Then tried to explain them with an example of car and it’s gear mechanism that user can only use it but cannot change from outside. User doesn’t know it’s proper implementation.</w:t>
      </w:r>
      <w:r>
        <w:rPr>
          <w:rFonts w:ascii="Arial" w:hAnsi="Arial" w:cs="Arial"/>
          <w:sz w:val="18"/>
          <w:szCs w:val="18"/>
        </w:rPr>
        <w:br/>
      </w:r>
      <w:r>
        <w:rPr>
          <w:rFonts w:ascii="Arial" w:hAnsi="Arial" w:cs="Arial"/>
          <w:sz w:val="18"/>
          <w:szCs w:val="18"/>
          <w:shd w:val="clear" w:color="auto" w:fill="FFFFFF"/>
        </w:rPr>
        <w:t>I1 : can you explain with code?</w:t>
      </w:r>
      <w:r>
        <w:rPr>
          <w:rFonts w:ascii="Arial" w:hAnsi="Arial" w:cs="Arial"/>
          <w:sz w:val="18"/>
          <w:szCs w:val="18"/>
        </w:rPr>
        <w:br/>
      </w:r>
      <w:r>
        <w:rPr>
          <w:rFonts w:ascii="Arial" w:hAnsi="Arial" w:cs="Arial"/>
          <w:sz w:val="18"/>
          <w:szCs w:val="18"/>
          <w:shd w:val="clear" w:color="auto" w:fill="FFFFFF"/>
        </w:rPr>
        <w:t>Me : Implemented Getter and setter function in my class of java.</w:t>
      </w:r>
      <w:r>
        <w:rPr>
          <w:rFonts w:ascii="Arial" w:hAnsi="Arial" w:cs="Arial"/>
          <w:sz w:val="18"/>
          <w:szCs w:val="18"/>
        </w:rPr>
        <w:br/>
      </w:r>
      <w:r>
        <w:rPr>
          <w:rFonts w:ascii="Arial" w:hAnsi="Arial" w:cs="Arial"/>
          <w:sz w:val="18"/>
          <w:szCs w:val="18"/>
          <w:shd w:val="clear" w:color="auto" w:fill="FFFFFF"/>
        </w:rPr>
        <w:t>[They were satisfied]</w:t>
      </w:r>
      <w:r>
        <w:rPr>
          <w:rFonts w:ascii="Arial" w:hAnsi="Arial" w:cs="Arial"/>
          <w:sz w:val="18"/>
          <w:szCs w:val="18"/>
        </w:rPr>
        <w:br/>
      </w:r>
      <w:r>
        <w:rPr>
          <w:rFonts w:ascii="Arial" w:hAnsi="Arial" w:cs="Arial"/>
          <w:sz w:val="18"/>
          <w:szCs w:val="18"/>
          <w:shd w:val="clear" w:color="auto" w:fill="FFFFFF"/>
        </w:rPr>
        <w:t>I1 : Do you know what is constructor?</w:t>
      </w:r>
      <w:r>
        <w:rPr>
          <w:rFonts w:ascii="Arial" w:hAnsi="Arial" w:cs="Arial"/>
          <w:sz w:val="18"/>
          <w:szCs w:val="18"/>
        </w:rPr>
        <w:br/>
      </w:r>
      <w:r>
        <w:rPr>
          <w:rFonts w:ascii="Arial" w:hAnsi="Arial" w:cs="Arial"/>
          <w:sz w:val="18"/>
          <w:szCs w:val="18"/>
          <w:shd w:val="clear" w:color="auto" w:fill="FFFFFF"/>
        </w:rPr>
        <w:t>[Told them]</w:t>
      </w:r>
      <w:r>
        <w:rPr>
          <w:rFonts w:ascii="Arial" w:hAnsi="Arial" w:cs="Arial"/>
          <w:sz w:val="18"/>
          <w:szCs w:val="18"/>
        </w:rPr>
        <w:br/>
      </w:r>
      <w:r>
        <w:rPr>
          <w:rFonts w:ascii="Arial" w:hAnsi="Arial" w:cs="Arial"/>
          <w:sz w:val="18"/>
          <w:szCs w:val="18"/>
          <w:shd w:val="clear" w:color="auto" w:fill="FFFFFF"/>
        </w:rPr>
        <w:t>I1 : What is the return type of a constructor?</w:t>
      </w:r>
      <w:r>
        <w:rPr>
          <w:rFonts w:ascii="Arial" w:hAnsi="Arial" w:cs="Arial"/>
          <w:sz w:val="18"/>
          <w:szCs w:val="18"/>
        </w:rPr>
        <w:br/>
      </w:r>
      <w:r>
        <w:rPr>
          <w:rFonts w:ascii="Arial" w:hAnsi="Arial" w:cs="Arial"/>
          <w:sz w:val="18"/>
          <w:szCs w:val="18"/>
          <w:shd w:val="clear" w:color="auto" w:fill="FFFFFF"/>
        </w:rPr>
        <w:t>Me : (trying to figure out what he’s implying it can be any from int to float then suddenly understanding the intentionally misleading question) Constructor doesn’t have any return type sir.(with a smile)</w:t>
      </w:r>
      <w:r>
        <w:rPr>
          <w:rFonts w:ascii="Arial" w:hAnsi="Arial" w:cs="Arial"/>
          <w:sz w:val="18"/>
          <w:szCs w:val="18"/>
        </w:rPr>
        <w:br/>
      </w:r>
      <w:r>
        <w:rPr>
          <w:rFonts w:ascii="Arial" w:hAnsi="Arial" w:cs="Arial"/>
          <w:sz w:val="18"/>
          <w:szCs w:val="18"/>
          <w:shd w:val="clear" w:color="auto" w:fill="FFFFFF"/>
        </w:rPr>
        <w:t>[He with a smile corrected my partially correct answer]</w:t>
      </w:r>
      <w:r>
        <w:rPr>
          <w:rFonts w:ascii="Arial" w:hAnsi="Arial" w:cs="Arial"/>
          <w:sz w:val="18"/>
          <w:szCs w:val="18"/>
        </w:rPr>
        <w:br/>
      </w:r>
      <w:r>
        <w:rPr>
          <w:rFonts w:ascii="Arial" w:hAnsi="Arial" w:cs="Arial"/>
          <w:sz w:val="18"/>
          <w:szCs w:val="18"/>
          <w:shd w:val="clear" w:color="auto" w:fill="FFFFFF"/>
        </w:rPr>
        <w:t>I1 : Coming back to your Codevita performance. You said you solved only one problem why is that?</w:t>
      </w:r>
      <w:r>
        <w:rPr>
          <w:rFonts w:ascii="Arial" w:hAnsi="Arial" w:cs="Arial"/>
          <w:sz w:val="18"/>
          <w:szCs w:val="18"/>
        </w:rPr>
        <w:br/>
      </w:r>
      <w:r>
        <w:rPr>
          <w:rFonts w:ascii="Arial" w:hAnsi="Arial" w:cs="Arial"/>
          <w:sz w:val="18"/>
          <w:szCs w:val="18"/>
          <w:shd w:val="clear" w:color="auto" w:fill="FFFFFF"/>
        </w:rPr>
        <w:t>Me : Sir, there were too many maths problem only one problem from ad-hoc which I did. (Quickly explained them what I did getting the chance to explain them)</w:t>
      </w:r>
      <w:r>
        <w:rPr>
          <w:rFonts w:ascii="Arial" w:hAnsi="Arial" w:cs="Arial"/>
          <w:sz w:val="18"/>
          <w:szCs w:val="18"/>
        </w:rPr>
        <w:br/>
      </w:r>
      <w:r>
        <w:rPr>
          <w:rFonts w:ascii="Arial" w:hAnsi="Arial" w:cs="Arial"/>
          <w:sz w:val="18"/>
          <w:szCs w:val="18"/>
          <w:shd w:val="clear" w:color="auto" w:fill="FFFFFF"/>
        </w:rPr>
        <w:t xml:space="preserve">I2 : (sarcastically) so you said you couldn’t solve because there were maths problem. Why you don’t like maths? You also said in your introduction that you are too adaptative and a quick learner as strength. Then why only one </w:t>
      </w:r>
      <w:r>
        <w:rPr>
          <w:rFonts w:ascii="Arial" w:hAnsi="Arial" w:cs="Arial"/>
          <w:sz w:val="18"/>
          <w:szCs w:val="18"/>
          <w:shd w:val="clear" w:color="auto" w:fill="FFFFFF"/>
        </w:rPr>
        <w:lastRenderedPageBreak/>
        <w:t>problem?</w:t>
      </w:r>
      <w:r>
        <w:rPr>
          <w:rFonts w:ascii="Arial" w:hAnsi="Arial" w:cs="Arial"/>
          <w:sz w:val="18"/>
          <w:szCs w:val="18"/>
        </w:rPr>
        <w:br/>
      </w:r>
      <w:r>
        <w:rPr>
          <w:rFonts w:ascii="Arial" w:hAnsi="Arial" w:cs="Arial"/>
          <w:sz w:val="18"/>
          <w:szCs w:val="18"/>
          <w:shd w:val="clear" w:color="auto" w:fill="FFFFFF"/>
        </w:rPr>
        <w:t>Me : (confidently with a smile) no sir, maths in school and maths in competitive programming are two different things I believe. Solving a differentiation problem in maths is comparatively easy but solving a competitive coding problem needs months of practice for a skilled coder. And right now my focus were into more algorithmic paradigms like Dynamic programming, Backtracking, etc so I was not ready for maths kind of problems however I did figure that I need to quickly dive into that section.</w:t>
      </w:r>
      <w:r>
        <w:rPr>
          <w:rFonts w:ascii="Arial" w:hAnsi="Arial" w:cs="Arial"/>
          <w:sz w:val="18"/>
          <w:szCs w:val="18"/>
        </w:rPr>
        <w:br/>
      </w:r>
      <w:r>
        <w:rPr>
          <w:rFonts w:ascii="Arial" w:hAnsi="Arial" w:cs="Arial"/>
          <w:sz w:val="18"/>
          <w:szCs w:val="18"/>
          <w:shd w:val="clear" w:color="auto" w:fill="FFFFFF"/>
        </w:rPr>
        <w:t>[Satisfied][followed some more questions regarding my second web development internship]</w:t>
      </w:r>
      <w:r>
        <w:rPr>
          <w:rFonts w:ascii="Arial" w:hAnsi="Arial" w:cs="Arial"/>
          <w:sz w:val="18"/>
          <w:szCs w:val="18"/>
        </w:rPr>
        <w:br/>
      </w:r>
      <w:r>
        <w:rPr>
          <w:rFonts w:ascii="Arial" w:hAnsi="Arial" w:cs="Arial"/>
          <w:sz w:val="18"/>
          <w:szCs w:val="18"/>
          <w:shd w:val="clear" w:color="auto" w:fill="FFFFFF"/>
        </w:rPr>
        <w:t>I2 : So Goutam where do you see yourself in the next 5 years?</w:t>
      </w:r>
      <w:r>
        <w:rPr>
          <w:rFonts w:ascii="Arial" w:hAnsi="Arial" w:cs="Arial"/>
          <w:sz w:val="18"/>
          <w:szCs w:val="18"/>
        </w:rPr>
        <w:br/>
      </w:r>
      <w:r>
        <w:rPr>
          <w:rFonts w:ascii="Arial" w:hAnsi="Arial" w:cs="Arial"/>
          <w:sz w:val="18"/>
          <w:szCs w:val="18"/>
          <w:shd w:val="clear" w:color="auto" w:fill="FFFFFF"/>
        </w:rPr>
        <w:t>Me : (ready for this kind of question) Sir, I see myself as a lead developer in a renowned MNC like TCS with enough knowledge that my organisation seeks from me to fulfill my responsibilities expected.</w:t>
      </w:r>
      <w:r>
        <w:rPr>
          <w:rFonts w:ascii="Arial" w:hAnsi="Arial" w:cs="Arial"/>
          <w:sz w:val="18"/>
          <w:szCs w:val="18"/>
        </w:rPr>
        <w:br/>
      </w:r>
      <w:r>
        <w:rPr>
          <w:rFonts w:ascii="Arial" w:hAnsi="Arial" w:cs="Arial"/>
          <w:sz w:val="18"/>
          <w:szCs w:val="18"/>
          <w:shd w:val="clear" w:color="auto" w:fill="FFFFFF"/>
        </w:rPr>
        <w:t>I2 : (suddenly) why lead developer why not an independent developer?</w:t>
      </w:r>
      <w:r>
        <w:rPr>
          <w:rFonts w:ascii="Arial" w:hAnsi="Arial" w:cs="Arial"/>
          <w:sz w:val="18"/>
          <w:szCs w:val="18"/>
        </w:rPr>
        <w:br/>
      </w:r>
      <w:r>
        <w:rPr>
          <w:rFonts w:ascii="Arial" w:hAnsi="Arial" w:cs="Arial"/>
          <w:sz w:val="18"/>
          <w:szCs w:val="18"/>
          <w:shd w:val="clear" w:color="auto" w:fill="FFFFFF"/>
        </w:rPr>
        <w:t>Me : (trying to tackle this sudden attack) because I find enough leadership skills in myself.</w:t>
      </w:r>
      <w:r>
        <w:rPr>
          <w:rFonts w:ascii="Arial" w:hAnsi="Arial" w:cs="Arial"/>
          <w:sz w:val="18"/>
          <w:szCs w:val="18"/>
        </w:rPr>
        <w:br/>
      </w:r>
      <w:r>
        <w:rPr>
          <w:rFonts w:ascii="Arial" w:hAnsi="Arial" w:cs="Arial"/>
          <w:sz w:val="18"/>
          <w:szCs w:val="18"/>
          <w:shd w:val="clear" w:color="auto" w:fill="FFFFFF"/>
        </w:rPr>
        <w:t>I2 : can you explain an incident where you found leadership skills in you?</w:t>
      </w:r>
      <w:r>
        <w:rPr>
          <w:rFonts w:ascii="Arial" w:hAnsi="Arial" w:cs="Arial"/>
          <w:sz w:val="18"/>
          <w:szCs w:val="18"/>
        </w:rPr>
        <w:br/>
      </w:r>
      <w:r>
        <w:rPr>
          <w:rFonts w:ascii="Arial" w:hAnsi="Arial" w:cs="Arial"/>
          <w:sz w:val="18"/>
          <w:szCs w:val="18"/>
          <w:shd w:val="clear" w:color="auto" w:fill="FFFFFF"/>
        </w:rPr>
        <w:t>Me : (somewhat confidence broken) yes sir, I was the team lead/spokesperson while my internship in TCS. I successfully led my team and completed the project assigned with an ‘A’ grade.</w:t>
      </w:r>
      <w:r>
        <w:rPr>
          <w:rFonts w:ascii="Arial" w:hAnsi="Arial" w:cs="Arial"/>
          <w:sz w:val="18"/>
          <w:szCs w:val="18"/>
        </w:rPr>
        <w:br/>
      </w:r>
      <w:r>
        <w:rPr>
          <w:rFonts w:ascii="Arial" w:hAnsi="Arial" w:cs="Arial"/>
          <w:sz w:val="18"/>
          <w:szCs w:val="18"/>
          <w:shd w:val="clear" w:color="auto" w:fill="FFFFFF"/>
        </w:rPr>
        <w:t>[Sensing my nervousness, the HR grill started]</w:t>
      </w:r>
      <w:r>
        <w:rPr>
          <w:rFonts w:ascii="Arial" w:hAnsi="Arial" w:cs="Arial"/>
          <w:sz w:val="18"/>
          <w:szCs w:val="18"/>
        </w:rPr>
        <w:br/>
      </w:r>
      <w:r>
        <w:rPr>
          <w:rFonts w:ascii="Arial" w:hAnsi="Arial" w:cs="Arial"/>
          <w:sz w:val="18"/>
          <w:szCs w:val="18"/>
          <w:shd w:val="clear" w:color="auto" w:fill="FFFFFF"/>
        </w:rPr>
        <w:t>I2 : what are the qualities of a good leader?</w:t>
      </w:r>
      <w:r>
        <w:rPr>
          <w:rFonts w:ascii="Arial" w:hAnsi="Arial" w:cs="Arial"/>
          <w:sz w:val="18"/>
          <w:szCs w:val="18"/>
        </w:rPr>
        <w:br/>
      </w:r>
      <w:r>
        <w:rPr>
          <w:rFonts w:ascii="Arial" w:hAnsi="Arial" w:cs="Arial"/>
          <w:sz w:val="18"/>
          <w:szCs w:val="18"/>
          <w:shd w:val="clear" w:color="auto" w:fill="FFFFFF"/>
        </w:rPr>
        <w:t>Me : (sensing things going out of hand due to my nervousness) sir, a good leader should always be with the team, look where the team is lacking on an individual basis and also do what is needed to mend that.</w:t>
      </w:r>
      <w:r>
        <w:rPr>
          <w:rFonts w:ascii="Arial" w:hAnsi="Arial" w:cs="Arial"/>
          <w:sz w:val="18"/>
          <w:szCs w:val="18"/>
        </w:rPr>
        <w:br/>
      </w:r>
      <w:r>
        <w:rPr>
          <w:rFonts w:ascii="Arial" w:hAnsi="Arial" w:cs="Arial"/>
          <w:sz w:val="18"/>
          <w:szCs w:val="18"/>
          <w:shd w:val="clear" w:color="auto" w:fill="FFFFFF"/>
        </w:rPr>
        <w:t>I1 : (with a grin) so Goutam let’s say there’s a situation where you are the leader and the project under you completely fails due to a single person who was incompetent. What would you tell to your immediate supervisor would you point him out?</w:t>
      </w:r>
      <w:r>
        <w:rPr>
          <w:rFonts w:ascii="Arial" w:hAnsi="Arial" w:cs="Arial"/>
          <w:sz w:val="18"/>
          <w:szCs w:val="18"/>
        </w:rPr>
        <w:br/>
      </w:r>
      <w:r>
        <w:rPr>
          <w:rFonts w:ascii="Arial" w:hAnsi="Arial" w:cs="Arial"/>
          <w:sz w:val="18"/>
          <w:szCs w:val="18"/>
          <w:shd w:val="clear" w:color="auto" w:fill="FFFFFF"/>
        </w:rPr>
        <w:t>Me :(completely sensing the grave I’m digging myself into. So tried to neutralise the situation.) Sir, I would try to recover the project as far as possible at first and then try to figure out what went wrong in him. If it’s his incompetency ofcourse I would point him out that this guy needs remedial but the failure will be an equal responsibility of the whole team as we’re here as a team. (Smiling which is now totally fake and intense tension building inside)</w:t>
      </w:r>
      <w:r>
        <w:rPr>
          <w:rFonts w:ascii="Arial" w:hAnsi="Arial" w:cs="Arial"/>
          <w:sz w:val="18"/>
          <w:szCs w:val="18"/>
        </w:rPr>
        <w:br/>
      </w:r>
      <w:r>
        <w:rPr>
          <w:rFonts w:ascii="Arial" w:hAnsi="Arial" w:cs="Arial"/>
          <w:sz w:val="18"/>
          <w:szCs w:val="18"/>
          <w:shd w:val="clear" w:color="auto" w:fill="FFFFFF"/>
        </w:rPr>
        <w:t>I1 : (getting an added thing to grill) so you said failure is an equal responsibility of all that goes for success too? I mean if somebody outperforms in your team he won’t get the credit?</w:t>
      </w:r>
      <w:r>
        <w:rPr>
          <w:rFonts w:ascii="Arial" w:hAnsi="Arial" w:cs="Arial"/>
          <w:sz w:val="18"/>
          <w:szCs w:val="18"/>
        </w:rPr>
        <w:br/>
      </w:r>
      <w:r>
        <w:rPr>
          <w:rFonts w:ascii="Arial" w:hAnsi="Arial" w:cs="Arial"/>
          <w:sz w:val="18"/>
          <w:szCs w:val="18"/>
          <w:shd w:val="clear" w:color="auto" w:fill="FFFFFF"/>
        </w:rPr>
        <w:t>[Now totally carefree as I was done with enough grilling, confidently]</w:t>
      </w:r>
      <w:r>
        <w:rPr>
          <w:rFonts w:ascii="Arial" w:hAnsi="Arial" w:cs="Arial"/>
          <w:sz w:val="18"/>
          <w:szCs w:val="18"/>
        </w:rPr>
        <w:br/>
      </w:r>
      <w:r>
        <w:rPr>
          <w:rFonts w:ascii="Arial" w:hAnsi="Arial" w:cs="Arial"/>
          <w:sz w:val="18"/>
          <w:szCs w:val="18"/>
          <w:shd w:val="clear" w:color="auto" w:fill="FFFFFF"/>
        </w:rPr>
        <w:t>Me : Sir, I firmly believe Success is a sweet to be distributed among all. So yes, it will be a joint celebration as a Team(focussing on the last word). Having said that, the man of the match always gets his due credit that’ll be ensured. (Full smile)</w:t>
      </w:r>
      <w:r>
        <w:rPr>
          <w:rFonts w:ascii="Arial" w:hAnsi="Arial" w:cs="Arial"/>
          <w:sz w:val="18"/>
          <w:szCs w:val="18"/>
        </w:rPr>
        <w:br/>
      </w:r>
      <w:r>
        <w:rPr>
          <w:rFonts w:ascii="Arial" w:hAnsi="Arial" w:cs="Arial"/>
          <w:sz w:val="18"/>
          <w:szCs w:val="18"/>
          <w:shd w:val="clear" w:color="auto" w:fill="FFFFFF"/>
        </w:rPr>
        <w:t>[A full smile on the other side too]</w:t>
      </w:r>
      <w:r>
        <w:rPr>
          <w:rFonts w:ascii="Arial" w:hAnsi="Arial" w:cs="Arial"/>
          <w:sz w:val="18"/>
          <w:szCs w:val="18"/>
        </w:rPr>
        <w:br/>
      </w:r>
      <w:r>
        <w:rPr>
          <w:rFonts w:ascii="Arial" w:hAnsi="Arial" w:cs="Arial"/>
          <w:sz w:val="18"/>
          <w:szCs w:val="18"/>
          <w:shd w:val="clear" w:color="auto" w:fill="FFFFFF"/>
        </w:rPr>
        <w:t>[Some more questions from I2 regarding hobbies taken care of]</w:t>
      </w:r>
      <w:r>
        <w:rPr>
          <w:rFonts w:ascii="Arial" w:hAnsi="Arial" w:cs="Arial"/>
          <w:sz w:val="18"/>
          <w:szCs w:val="18"/>
        </w:rPr>
        <w:br/>
      </w:r>
      <w:r>
        <w:rPr>
          <w:rFonts w:ascii="Arial" w:hAnsi="Arial" w:cs="Arial"/>
          <w:sz w:val="18"/>
          <w:szCs w:val="18"/>
          <w:shd w:val="clear" w:color="auto" w:fill="FFFFFF"/>
        </w:rPr>
        <w:t>[Formality questions like do you have any questions for us]</w:t>
      </w:r>
      <w:r>
        <w:rPr>
          <w:rFonts w:ascii="Arial" w:hAnsi="Arial" w:cs="Arial"/>
          <w:sz w:val="18"/>
          <w:szCs w:val="18"/>
        </w:rPr>
        <w:br/>
      </w:r>
      <w:r>
        <w:rPr>
          <w:rFonts w:ascii="Arial" w:hAnsi="Arial" w:cs="Arial"/>
          <w:sz w:val="18"/>
          <w:szCs w:val="18"/>
          <w:shd w:val="clear" w:color="auto" w:fill="FFFFFF"/>
        </w:rPr>
        <w:t>I1 : Thank you for coming to TCS Goutam it was really nice talking to you. (Extends hand for shaking)</w:t>
      </w:r>
      <w:r>
        <w:rPr>
          <w:rFonts w:ascii="Arial" w:hAnsi="Arial" w:cs="Arial"/>
          <w:sz w:val="18"/>
          <w:szCs w:val="18"/>
        </w:rPr>
        <w:br/>
      </w:r>
      <w:r>
        <w:rPr>
          <w:rFonts w:ascii="Arial" w:hAnsi="Arial" w:cs="Arial"/>
          <w:sz w:val="18"/>
          <w:szCs w:val="18"/>
          <w:shd w:val="clear" w:color="auto" w:fill="FFFFFF"/>
        </w:rPr>
        <w:t>[I2 does same. Done and dusted!]</w:t>
      </w:r>
      <w:r>
        <w:rPr>
          <w:rFonts w:ascii="Arial" w:hAnsi="Arial" w:cs="Arial"/>
          <w:sz w:val="18"/>
          <w:szCs w:val="18"/>
        </w:rPr>
        <w:br/>
      </w:r>
      <w:r>
        <w:rPr>
          <w:rFonts w:ascii="Arial" w:hAnsi="Arial" w:cs="Arial"/>
          <w:sz w:val="18"/>
          <w:szCs w:val="18"/>
          <w:shd w:val="clear" w:color="auto" w:fill="FFFFFF"/>
        </w:rPr>
        <w:t>[They will make you sit for sometime after that and then if you’re selected they’ll call for document verification and elaborate the Service agreement. I was rebuked for not carrying originals. Avoid repetition of this mistake.]</w:t>
      </w:r>
      <w:r>
        <w:rPr>
          <w:rFonts w:ascii="Arial" w:hAnsi="Arial" w:cs="Arial"/>
          <w:sz w:val="18"/>
          <w:szCs w:val="18"/>
        </w:rPr>
        <w:br/>
      </w:r>
      <w:r>
        <w:rPr>
          <w:rFonts w:ascii="Arial" w:hAnsi="Arial" w:cs="Arial"/>
          <w:sz w:val="18"/>
          <w:szCs w:val="18"/>
          <w:shd w:val="clear" w:color="auto" w:fill="FFFFFF"/>
        </w:rPr>
        <w:t>Cheers!</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When did you come</w:t>
      </w:r>
      <w:r>
        <w:rPr>
          <w:rFonts w:ascii="Arial" w:hAnsi="Arial" w:cs="Arial"/>
          <w:sz w:val="18"/>
          <w:szCs w:val="18"/>
        </w:rPr>
        <w:t>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He had my TCS Application Form in his hand. Looked on the achievement section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You have good ranks in many programming competitions (Seemed impressed). Do you have any offers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 No.</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You have solved two questions in Python and two in C++, why so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 ………… I told that I use both as per the ease.</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So can you tell me something that can be done in Python but not in C++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 I didn’t know anything as such so told him the same.</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I1 :</w:t>
      </w:r>
      <w:r>
        <w:rPr>
          <w:rStyle w:val="Strong"/>
          <w:rFonts w:ascii="Arial" w:hAnsi="Arial" w:cs="Arial"/>
          <w:sz w:val="18"/>
          <w:szCs w:val="18"/>
          <w:bdr w:val="none" w:sz="0" w:space="0" w:color="auto" w:frame="1"/>
        </w:rPr>
        <w:t> Can you write database connectivity code in Python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 wrote…..Referring to my answer he asked the meaning of arguments </w:t>
      </w:r>
      <w:r>
        <w:rPr>
          <w:rStyle w:val="Strong"/>
          <w:rFonts w:ascii="Arial" w:hAnsi="Arial" w:cs="Arial"/>
          <w:sz w:val="18"/>
          <w:szCs w:val="18"/>
          <w:bdr w:val="none" w:sz="0" w:space="0" w:color="auto" w:frame="1"/>
        </w:rPr>
        <w:t>HOST_NAME, DB_NAME, DB_PASS</w:t>
      </w:r>
      <w:r>
        <w:rPr>
          <w:rFonts w:ascii="Arial" w:hAnsi="Arial" w:cs="Arial"/>
          <w:sz w:val="18"/>
          <w:szCs w:val="18"/>
        </w:rPr>
        <w:t>.</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 What’s that </w:t>
      </w:r>
      <w:r>
        <w:rPr>
          <w:rStyle w:val="Strong"/>
          <w:rFonts w:ascii="Arial" w:hAnsi="Arial" w:cs="Arial"/>
          <w:sz w:val="18"/>
          <w:szCs w:val="18"/>
          <w:bdr w:val="none" w:sz="0" w:space="0" w:color="auto" w:frame="1"/>
        </w:rPr>
        <w:t>Connection Object</w:t>
      </w:r>
      <w:r>
        <w:rPr>
          <w:rFonts w:ascii="Arial" w:hAnsi="Arial" w:cs="Arial"/>
          <w:sz w:val="18"/>
          <w:szCs w:val="18"/>
        </w:rPr>
        <w:t>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What’s a Cursor ?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I1 : </w:t>
      </w:r>
      <w:r>
        <w:rPr>
          <w:rStyle w:val="Strong"/>
          <w:rFonts w:ascii="Arial" w:hAnsi="Arial" w:cs="Arial"/>
          <w:sz w:val="18"/>
          <w:szCs w:val="18"/>
          <w:bdr w:val="none" w:sz="0" w:space="0" w:color="auto" w:frame="1"/>
        </w:rPr>
        <w:t>Can you implement bubble sort using linked list ? Write code.</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 I was writing the rough code…</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How are you thinking ? Tell me the approach.</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Tell me about 5 technologies which are trending nowadays.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…He interrupted me at “Data Science”.</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lastRenderedPageBreak/>
        <w:t>What is Data Science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Have you ever faced a situation where you got totally stuck for some times and later adapted some other ways and got out of it.</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 Told him about the hard times I faced in my internship.</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I1 : </w:t>
      </w:r>
      <w:r>
        <w:rPr>
          <w:rStyle w:val="Strong"/>
          <w:rFonts w:ascii="Arial" w:hAnsi="Arial" w:cs="Arial"/>
          <w:sz w:val="18"/>
          <w:szCs w:val="18"/>
          <w:bdr w:val="none" w:sz="0" w:space="0" w:color="auto" w:frame="1"/>
        </w:rPr>
        <w:t>Have you heard of dynamic programming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 … Yes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What is it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 was stopped at </w:t>
      </w:r>
      <w:r>
        <w:rPr>
          <w:rStyle w:val="Strong"/>
          <w:rFonts w:ascii="Arial" w:hAnsi="Arial" w:cs="Arial"/>
          <w:sz w:val="18"/>
          <w:szCs w:val="18"/>
          <w:bdr w:val="none" w:sz="0" w:space="0" w:color="auto" w:frame="1"/>
        </w:rPr>
        <w:t>“Memoization”</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I1 : </w:t>
      </w:r>
      <w:r>
        <w:rPr>
          <w:rStyle w:val="Strong"/>
          <w:rFonts w:ascii="Arial" w:hAnsi="Arial" w:cs="Arial"/>
          <w:sz w:val="18"/>
          <w:szCs w:val="18"/>
          <w:bdr w:val="none" w:sz="0" w:space="0" w:color="auto" w:frame="1"/>
        </w:rPr>
        <w:t>What is “Memoization” and why do you use it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What’s UML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I3 :</w:t>
      </w:r>
      <w:r>
        <w:rPr>
          <w:rStyle w:val="Strong"/>
          <w:rFonts w:ascii="Arial" w:hAnsi="Arial" w:cs="Arial"/>
          <w:sz w:val="18"/>
          <w:szCs w:val="18"/>
          <w:bdr w:val="none" w:sz="0" w:space="0" w:color="auto" w:frame="1"/>
        </w:rPr>
        <w:t> In which phase it is used in Software Design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 I got little bit less cofident here…..But somehow managed to say somethig.</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What are Semaphores in OS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Explain Deadlock.</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…….while answering I used </w:t>
      </w:r>
      <w:r>
        <w:rPr>
          <w:rStyle w:val="Strong"/>
          <w:rFonts w:ascii="Arial" w:hAnsi="Arial" w:cs="Arial"/>
          <w:sz w:val="18"/>
          <w:szCs w:val="18"/>
          <w:bdr w:val="none" w:sz="0" w:space="0" w:color="auto" w:frame="1"/>
        </w:rPr>
        <w:t>Dining philospher term</w:t>
      </w:r>
      <w:r>
        <w:rPr>
          <w:rFonts w:ascii="Arial" w:hAnsi="Arial" w:cs="Arial"/>
          <w:sz w:val="18"/>
          <w:szCs w:val="18"/>
        </w:rPr>
        <w:t>. He then asked,</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What’s Dining Philospher problem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I1 : </w:t>
      </w:r>
      <w:r>
        <w:rPr>
          <w:rStyle w:val="Strong"/>
          <w:rFonts w:ascii="Arial" w:hAnsi="Arial" w:cs="Arial"/>
          <w:sz w:val="18"/>
          <w:szCs w:val="18"/>
          <w:bdr w:val="none" w:sz="0" w:space="0" w:color="auto" w:frame="1"/>
        </w:rPr>
        <w:t>Can you apply dynamic programming in Binary Search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 …told him how its possible, also that it won’t be feasible. He wasn’t fully satisfied.</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What are the phases in Software Development life cycle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 while I was answering  …he asked</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Explain any two Life cycle Models.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 Could explain only one cofidently.</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OK, so lets suppose the company wants you to deliver a presentation on a topic. How long would it take for you to prepare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 Sir, it depends on the topic. If its something of my domain, it would take like 1 or 2 day.</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Let’s say “Machine Learning”. You have no touch in it I guess.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 Yes sir, it would take me aroung 10 days to prepare for a quality delivery.</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OK. And how long would you work for each day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 Like 7-8 hours.</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I2 : </w:t>
      </w:r>
      <w:r>
        <w:rPr>
          <w:rStyle w:val="Strong"/>
          <w:rFonts w:ascii="Arial" w:hAnsi="Arial" w:cs="Arial"/>
          <w:sz w:val="18"/>
          <w:szCs w:val="18"/>
          <w:bdr w:val="none" w:sz="0" w:space="0" w:color="auto" w:frame="1"/>
        </w:rPr>
        <w:t>7-8 Hours ? Are you sure ? Can you sit that long ? ( He was shocked and asked this two times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 Yes Sir, I can. For sure.</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I2 : OK. Let’s see.</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sz w:val="18"/>
          <w:szCs w:val="18"/>
        </w:rPr>
        <w:t>I1 : </w:t>
      </w:r>
      <w:r>
        <w:rPr>
          <w:rStyle w:val="Strong"/>
          <w:rFonts w:ascii="Arial" w:hAnsi="Arial" w:cs="Arial"/>
          <w:sz w:val="18"/>
          <w:szCs w:val="18"/>
          <w:bdr w:val="none" w:sz="0" w:space="0" w:color="auto" w:frame="1"/>
        </w:rPr>
        <w:t>Nice meeting with you ! ( I got overwhelmed)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 Same here sir.</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What was your role in your project</w:t>
      </w:r>
      <w:r>
        <w:rPr>
          <w:rFonts w:ascii="Arial" w:hAnsi="Arial" w:cs="Arial"/>
          <w:sz w:val="18"/>
          <w:szCs w:val="18"/>
        </w:rPr>
        <w:br/>
        <w:t>Me : sir, i was the team leader</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Interviewer1 : Can i conclude that you didn’t do any coding work</w:t>
      </w:r>
      <w:r>
        <w:rPr>
          <w:rFonts w:ascii="Arial" w:hAnsi="Arial" w:cs="Arial"/>
          <w:sz w:val="18"/>
          <w:szCs w:val="18"/>
        </w:rPr>
        <w:br/>
        <w:t>Me: no, sir there was some coding work i did and summing the whole project for proper running was done by me.</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Interviewer1 : okay, explain the whole project</w:t>
      </w:r>
      <w:r>
        <w:rPr>
          <w:rFonts w:ascii="Arial" w:hAnsi="Arial" w:cs="Arial"/>
          <w:sz w:val="18"/>
          <w:szCs w:val="18"/>
        </w:rPr>
        <w:br/>
        <w:t>Me: i explained the whole project (my project was Flight Reservation System done on java platform using swing and data about flights were provided by our mentor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Interviewer1 : did you do only one project .</w:t>
      </w:r>
      <w:r>
        <w:rPr>
          <w:rFonts w:ascii="Arial" w:hAnsi="Arial" w:cs="Arial"/>
          <w:sz w:val="18"/>
          <w:szCs w:val="18"/>
        </w:rPr>
        <w:br/>
        <w:t>Me : sir, i did one more project (Library Management System) in Visual Basics but i thought that was not significant so i didn’t mention in cv</w:t>
      </w:r>
    </w:p>
    <w:p w:rsidR="00DD6ED8" w:rsidRDefault="00DD6ED8" w:rsidP="00DD6ED8">
      <w:pPr>
        <w:pStyle w:val="NormalWeb"/>
        <w:shd w:val="clear" w:color="auto" w:fill="FFFFFF"/>
        <w:spacing w:before="0" w:beforeAutospacing="0" w:after="115" w:afterAutospacing="0"/>
        <w:textAlignment w:val="baseline"/>
        <w:rPr>
          <w:ins w:id="0" w:author="Unknown"/>
          <w:rFonts w:ascii="Arial" w:hAnsi="Arial" w:cs="Arial"/>
          <w:sz w:val="18"/>
          <w:szCs w:val="18"/>
        </w:rPr>
      </w:pPr>
      <w:ins w:id="1" w:author="Unknown">
        <w:r>
          <w:rPr>
            <w:rFonts w:ascii="Arial" w:hAnsi="Arial" w:cs="Arial"/>
            <w:sz w:val="18"/>
            <w:szCs w:val="18"/>
          </w:rPr>
          <w:t>Interviewer2 : okay ,so u took 7 attempts to make first code accepted and did second in one go .why is it so ?</w:t>
        </w:r>
        <w:r>
          <w:rPr>
            <w:rFonts w:ascii="Arial" w:hAnsi="Arial" w:cs="Arial"/>
            <w:sz w:val="18"/>
            <w:szCs w:val="18"/>
          </w:rPr>
          <w:br/>
          <w:t>Me: i explained him my logic for first code and he was satisfied .but may be there was problem with the test cases so the code didn’t work</w:t>
        </w:r>
      </w:ins>
    </w:p>
    <w:p w:rsidR="00DD6ED8" w:rsidRDefault="00DD6ED8" w:rsidP="00DD6ED8">
      <w:pPr>
        <w:pStyle w:val="NormalWeb"/>
        <w:shd w:val="clear" w:color="auto" w:fill="FFFFFF"/>
        <w:spacing w:before="0" w:beforeAutospacing="0" w:after="115" w:afterAutospacing="0"/>
        <w:textAlignment w:val="baseline"/>
        <w:rPr>
          <w:ins w:id="2" w:author="Unknown"/>
          <w:rFonts w:ascii="Arial" w:hAnsi="Arial" w:cs="Arial"/>
          <w:sz w:val="18"/>
          <w:szCs w:val="18"/>
        </w:rPr>
      </w:pPr>
      <w:ins w:id="3" w:author="Unknown">
        <w:r>
          <w:rPr>
            <w:rFonts w:ascii="Arial" w:hAnsi="Arial" w:cs="Arial"/>
            <w:sz w:val="18"/>
            <w:szCs w:val="18"/>
          </w:rPr>
          <w:t>He asked me more questions about code</w:t>
        </w:r>
        <w:r>
          <w:rPr>
            <w:rFonts w:ascii="Arial" w:hAnsi="Arial" w:cs="Arial"/>
            <w:sz w:val="18"/>
            <w:szCs w:val="18"/>
          </w:rPr>
          <w:br/>
          <w:t>I answered him my logic and the stl (standard template library) i used in my code</w:t>
        </w:r>
        <w:r>
          <w:rPr>
            <w:rFonts w:ascii="Arial" w:hAnsi="Arial" w:cs="Arial"/>
            <w:sz w:val="18"/>
            <w:szCs w:val="18"/>
          </w:rPr>
          <w:br/>
          <w:t>I did code in c++.</w:t>
        </w:r>
        <w:r>
          <w:rPr>
            <w:rFonts w:ascii="Arial" w:hAnsi="Arial" w:cs="Arial"/>
            <w:sz w:val="18"/>
            <w:szCs w:val="18"/>
          </w:rPr>
          <w:br/>
        </w:r>
        <w:r>
          <w:rPr>
            <w:rFonts w:ascii="Arial" w:hAnsi="Arial" w:cs="Arial"/>
            <w:sz w:val="18"/>
            <w:szCs w:val="18"/>
          </w:rPr>
          <w:lastRenderedPageBreak/>
          <w:t>He asked if i can do same code in java or not to which I replied yes but i don’t know the predefined function for next_permutation() in java otherwise the logic is same</w:t>
        </w:r>
      </w:ins>
    </w:p>
    <w:p w:rsidR="00DD6ED8" w:rsidRDefault="00DD6ED8" w:rsidP="00DD6ED8">
      <w:pPr>
        <w:pStyle w:val="NormalWeb"/>
        <w:shd w:val="clear" w:color="auto" w:fill="FFFFFF"/>
        <w:spacing w:before="0" w:beforeAutospacing="0" w:after="115" w:afterAutospacing="0"/>
        <w:textAlignment w:val="baseline"/>
        <w:rPr>
          <w:ins w:id="4" w:author="Unknown"/>
          <w:rFonts w:ascii="Arial" w:hAnsi="Arial" w:cs="Arial"/>
          <w:sz w:val="18"/>
          <w:szCs w:val="18"/>
        </w:rPr>
      </w:pPr>
      <w:ins w:id="5" w:author="Unknown">
        <w:r>
          <w:rPr>
            <w:rFonts w:ascii="Arial" w:hAnsi="Arial" w:cs="Arial"/>
            <w:sz w:val="18"/>
            <w:szCs w:val="18"/>
          </w:rPr>
          <w:t>Interviewer1 : looking in cv he asked have u studied Data structure</w:t>
        </w:r>
        <w:r>
          <w:rPr>
            <w:rFonts w:ascii="Arial" w:hAnsi="Arial" w:cs="Arial"/>
            <w:sz w:val="18"/>
            <w:szCs w:val="18"/>
          </w:rPr>
          <w:br/>
          <w:t>Me:Yes,sir</w:t>
        </w:r>
      </w:ins>
    </w:p>
    <w:p w:rsidR="00DD6ED8" w:rsidRDefault="00DD6ED8" w:rsidP="00DD6ED8">
      <w:pPr>
        <w:pStyle w:val="NormalWeb"/>
        <w:shd w:val="clear" w:color="auto" w:fill="FFFFFF"/>
        <w:spacing w:before="0" w:beforeAutospacing="0" w:after="115" w:afterAutospacing="0"/>
        <w:textAlignment w:val="baseline"/>
        <w:rPr>
          <w:ins w:id="6" w:author="Unknown"/>
          <w:rFonts w:ascii="Arial" w:hAnsi="Arial" w:cs="Arial"/>
          <w:sz w:val="18"/>
          <w:szCs w:val="18"/>
        </w:rPr>
      </w:pPr>
      <w:ins w:id="7" w:author="Unknown">
        <w:r>
          <w:rPr>
            <w:rFonts w:ascii="Arial" w:hAnsi="Arial" w:cs="Arial"/>
            <w:sz w:val="18"/>
            <w:szCs w:val="18"/>
          </w:rPr>
          <w:t>Interviewer1 : what is data Structure</w:t>
        </w:r>
        <w:r>
          <w:rPr>
            <w:rFonts w:ascii="Arial" w:hAnsi="Arial" w:cs="Arial"/>
            <w:sz w:val="18"/>
            <w:szCs w:val="18"/>
          </w:rPr>
          <w:br/>
          <w:t>me ; I explained him with definition and example</w:t>
        </w:r>
      </w:ins>
    </w:p>
    <w:p w:rsidR="00DD6ED8" w:rsidRDefault="00DD6ED8" w:rsidP="00DD6ED8">
      <w:pPr>
        <w:pStyle w:val="NormalWeb"/>
        <w:shd w:val="clear" w:color="auto" w:fill="FFFFFF"/>
        <w:spacing w:before="0" w:beforeAutospacing="0" w:after="115" w:afterAutospacing="0"/>
        <w:textAlignment w:val="baseline"/>
        <w:rPr>
          <w:ins w:id="8" w:author="Unknown"/>
          <w:rFonts w:ascii="Arial" w:hAnsi="Arial" w:cs="Arial"/>
          <w:sz w:val="18"/>
          <w:szCs w:val="18"/>
        </w:rPr>
      </w:pPr>
      <w:ins w:id="9" w:author="Unknown">
        <w:r>
          <w:rPr>
            <w:rFonts w:ascii="Arial" w:hAnsi="Arial" w:cs="Arial"/>
            <w:sz w:val="18"/>
            <w:szCs w:val="18"/>
          </w:rPr>
          <w:t>Interviewer1 : what is the difference between error and exception</w:t>
        </w:r>
        <w:r>
          <w:rPr>
            <w:rFonts w:ascii="Arial" w:hAnsi="Arial" w:cs="Arial"/>
            <w:sz w:val="18"/>
            <w:szCs w:val="18"/>
          </w:rPr>
          <w:br/>
          <w:t>me ; I answered with example as this question is famous in java</w:t>
        </w:r>
      </w:ins>
    </w:p>
    <w:p w:rsidR="00DD6ED8" w:rsidRDefault="00DD6ED8" w:rsidP="00DD6ED8">
      <w:pPr>
        <w:pStyle w:val="NormalWeb"/>
        <w:shd w:val="clear" w:color="auto" w:fill="FFFFFF"/>
        <w:spacing w:before="0" w:beforeAutospacing="0" w:after="115" w:afterAutospacing="0"/>
        <w:textAlignment w:val="baseline"/>
        <w:rPr>
          <w:ins w:id="10" w:author="Unknown"/>
          <w:rFonts w:ascii="Arial" w:hAnsi="Arial" w:cs="Arial"/>
          <w:sz w:val="18"/>
          <w:szCs w:val="18"/>
        </w:rPr>
      </w:pPr>
      <w:ins w:id="11" w:author="Unknown">
        <w:r>
          <w:rPr>
            <w:rFonts w:ascii="Arial" w:hAnsi="Arial" w:cs="Arial"/>
            <w:sz w:val="18"/>
            <w:szCs w:val="18"/>
          </w:rPr>
          <w:t>Interviewer1 : explain left outer join and right outer join</w:t>
        </w:r>
        <w:r>
          <w:rPr>
            <w:rFonts w:ascii="Arial" w:hAnsi="Arial" w:cs="Arial"/>
            <w:sz w:val="18"/>
            <w:szCs w:val="18"/>
          </w:rPr>
          <w:br/>
          <w:t>me ; I explained it</w:t>
        </w:r>
      </w:ins>
    </w:p>
    <w:p w:rsidR="00DD6ED8" w:rsidRDefault="00DD6ED8" w:rsidP="00DD6ED8">
      <w:pPr>
        <w:pStyle w:val="NormalWeb"/>
        <w:shd w:val="clear" w:color="auto" w:fill="FFFFFF"/>
        <w:spacing w:before="0" w:beforeAutospacing="0" w:after="115" w:afterAutospacing="0"/>
        <w:textAlignment w:val="baseline"/>
        <w:rPr>
          <w:ins w:id="12" w:author="Unknown"/>
          <w:rFonts w:ascii="Arial" w:hAnsi="Arial" w:cs="Arial"/>
          <w:sz w:val="18"/>
          <w:szCs w:val="18"/>
        </w:rPr>
      </w:pPr>
      <w:ins w:id="13" w:author="Unknown">
        <w:r>
          <w:rPr>
            <w:rFonts w:ascii="Arial" w:hAnsi="Arial" w:cs="Arial"/>
            <w:sz w:val="18"/>
            <w:szCs w:val="18"/>
          </w:rPr>
          <w:t>Interviewer1: have you worked with any databases</w:t>
        </w:r>
        <w:r>
          <w:rPr>
            <w:rFonts w:ascii="Arial" w:hAnsi="Arial" w:cs="Arial"/>
            <w:sz w:val="18"/>
            <w:szCs w:val="18"/>
          </w:rPr>
          <w:br/>
          <w:t>me; I wasn’t sure about the question ,i replied yes i have worked using sql.</w:t>
        </w:r>
      </w:ins>
    </w:p>
    <w:p w:rsidR="00DD6ED8" w:rsidRDefault="00DD6ED8" w:rsidP="00DD6ED8">
      <w:pPr>
        <w:pStyle w:val="NormalWeb"/>
        <w:shd w:val="clear" w:color="auto" w:fill="FFFFFF"/>
        <w:spacing w:before="0" w:beforeAutospacing="0" w:after="115" w:afterAutospacing="0"/>
        <w:textAlignment w:val="baseline"/>
        <w:rPr>
          <w:ins w:id="14" w:author="Unknown"/>
          <w:rFonts w:ascii="Arial" w:hAnsi="Arial" w:cs="Arial"/>
          <w:sz w:val="18"/>
          <w:szCs w:val="18"/>
        </w:rPr>
      </w:pPr>
      <w:ins w:id="15" w:author="Unknown">
        <w:r>
          <w:rPr>
            <w:rFonts w:ascii="Arial" w:hAnsi="Arial" w:cs="Arial"/>
            <w:sz w:val="18"/>
            <w:szCs w:val="18"/>
          </w:rPr>
          <w:t>Interviewer1: what changes u want to bring in Purnea (your home town)</w:t>
        </w:r>
        <w:r>
          <w:rPr>
            <w:rFonts w:ascii="Arial" w:hAnsi="Arial" w:cs="Arial"/>
            <w:sz w:val="18"/>
            <w:szCs w:val="18"/>
          </w:rPr>
          <w:br/>
          <w:t>me; i will change the education system and will make computer education compulsory in every school including government school</w:t>
        </w:r>
      </w:ins>
    </w:p>
    <w:p w:rsidR="00DD6ED8" w:rsidRDefault="00DD6ED8" w:rsidP="00DD6ED8">
      <w:pPr>
        <w:pStyle w:val="NormalWeb"/>
        <w:shd w:val="clear" w:color="auto" w:fill="FFFFFF"/>
        <w:spacing w:before="0" w:beforeAutospacing="0" w:after="115" w:afterAutospacing="0"/>
        <w:textAlignment w:val="baseline"/>
        <w:rPr>
          <w:ins w:id="16" w:author="Unknown"/>
          <w:rFonts w:ascii="Arial" w:hAnsi="Arial" w:cs="Arial"/>
          <w:sz w:val="18"/>
          <w:szCs w:val="18"/>
        </w:rPr>
      </w:pPr>
      <w:ins w:id="17" w:author="Unknown">
        <w:r>
          <w:rPr>
            <w:rFonts w:ascii="Arial" w:hAnsi="Arial" w:cs="Arial"/>
            <w:sz w:val="18"/>
            <w:szCs w:val="18"/>
          </w:rPr>
          <w:t>Finally he asked ..Ready to join TCS ?</w:t>
        </w:r>
        <w:r>
          <w:rPr>
            <w:rFonts w:ascii="Arial" w:hAnsi="Arial" w:cs="Arial"/>
            <w:sz w:val="18"/>
            <w:szCs w:val="18"/>
          </w:rPr>
          <w:br/>
          <w:t>me : yes sir</w:t>
        </w:r>
      </w:ins>
    </w:p>
    <w:p w:rsidR="00DD6ED8" w:rsidRDefault="00DD6ED8" w:rsidP="00DD6ED8">
      <w:pPr>
        <w:pStyle w:val="NormalWeb"/>
        <w:shd w:val="clear" w:color="auto" w:fill="FFFFFF"/>
        <w:spacing w:before="0" w:beforeAutospacing="0" w:after="115" w:afterAutospacing="0"/>
        <w:textAlignment w:val="baseline"/>
        <w:rPr>
          <w:ins w:id="18" w:author="Unknown"/>
          <w:rFonts w:ascii="Arial" w:hAnsi="Arial" w:cs="Arial"/>
          <w:sz w:val="18"/>
          <w:szCs w:val="18"/>
        </w:rPr>
      </w:pPr>
      <w:ins w:id="19" w:author="Unknown">
        <w:r>
          <w:rPr>
            <w:rFonts w:ascii="Arial" w:hAnsi="Arial" w:cs="Arial"/>
            <w:sz w:val="18"/>
            <w:szCs w:val="18"/>
          </w:rPr>
          <w:t>Interviewer1: Do you have any questions for us ?</w:t>
        </w:r>
        <w:r>
          <w:rPr>
            <w:rFonts w:ascii="Arial" w:hAnsi="Arial" w:cs="Arial"/>
            <w:sz w:val="18"/>
            <w:szCs w:val="18"/>
          </w:rPr>
          <w:br/>
          <w:t>me; yes sir in what kind of projects i will be working on ?</w:t>
        </w:r>
        <w:r>
          <w:rPr>
            <w:rFonts w:ascii="Arial" w:hAnsi="Arial" w:cs="Arial"/>
            <w:sz w:val="18"/>
            <w:szCs w:val="18"/>
          </w:rPr>
          <w:br/>
          <w:t>To which he replied even we don’t know.</w:t>
        </w:r>
      </w:ins>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ell me about any specific problem that you encountered during this project (points at one of my project).</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Me: *As that was my first project the struggle was real . Told them how the idea of the project came in my mind and the problems I ran into as a noob.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I2</w:t>
      </w:r>
      <w:r>
        <w:rPr>
          <w:rFonts w:ascii="Arial" w:hAnsi="Arial" w:cs="Arial"/>
          <w:sz w:val="18"/>
          <w:szCs w:val="18"/>
        </w:rPr>
        <w:t> : So You’ve mentioned You know Angular 2. Can You tell us the difference between Angular 2 and Angular 1.x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w:t>
      </w:r>
      <w:r>
        <w:rPr>
          <w:rFonts w:ascii="Arial" w:hAnsi="Arial" w:cs="Arial"/>
          <w:sz w:val="18"/>
          <w:szCs w:val="18"/>
        </w:rPr>
        <w:t>: *Told them about the major differnces and elaborated about  TS, the Language used in Angular 2*.</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I2</w:t>
      </w:r>
      <w:r>
        <w:rPr>
          <w:rFonts w:ascii="Arial" w:hAnsi="Arial" w:cs="Arial"/>
          <w:sz w:val="18"/>
          <w:szCs w:val="18"/>
        </w:rPr>
        <w:t>: Do you Know what is Two-way Binding in Angular 2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w:t>
      </w:r>
      <w:r>
        <w:rPr>
          <w:rFonts w:ascii="Arial" w:hAnsi="Arial" w:cs="Arial"/>
          <w:sz w:val="18"/>
          <w:szCs w:val="18"/>
        </w:rPr>
        <w:t>: *Answered*</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I2 </w:t>
      </w:r>
      <w:r>
        <w:rPr>
          <w:rFonts w:ascii="Arial" w:hAnsi="Arial" w:cs="Arial"/>
          <w:sz w:val="18"/>
          <w:szCs w:val="18"/>
        </w:rPr>
        <w:t>: (Hands me a paper) Write suitable code for performing search for a specific input inside a table in Angular 2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 </w:t>
      </w:r>
      <w:r>
        <w:rPr>
          <w:rFonts w:ascii="Arial" w:hAnsi="Arial" w:cs="Arial"/>
          <w:sz w:val="18"/>
          <w:szCs w:val="18"/>
        </w:rPr>
        <w:t>: *Wrote the Code for the Html and TS file*.</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I2 </w:t>
      </w:r>
      <w:r>
        <w:rPr>
          <w:rFonts w:ascii="Arial" w:hAnsi="Arial" w:cs="Arial"/>
          <w:sz w:val="18"/>
          <w:szCs w:val="18"/>
        </w:rPr>
        <w:t>:  Explain the code as If I don’t know anything about the Angular Framework.</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 </w:t>
      </w:r>
      <w:r>
        <w:rPr>
          <w:rFonts w:ascii="Arial" w:hAnsi="Arial" w:cs="Arial"/>
          <w:sz w:val="18"/>
          <w:szCs w:val="18"/>
        </w:rPr>
        <w:t>: *Explained the code line by line*.</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I2</w:t>
      </w:r>
      <w:r>
        <w:rPr>
          <w:rFonts w:ascii="Arial" w:hAnsi="Arial" w:cs="Arial"/>
          <w:sz w:val="18"/>
          <w:szCs w:val="18"/>
        </w:rPr>
        <w:t> : (After taking a look at the resume again) So you’ve consumed APIs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b/>
          <w:bCs/>
          <w:sz w:val="18"/>
          <w:szCs w:val="18"/>
          <w:bdr w:val="none" w:sz="0" w:space="0" w:color="auto" w:frame="1"/>
        </w:rPr>
        <w:t> Me </w:t>
      </w:r>
      <w:r>
        <w:rPr>
          <w:rFonts w:ascii="Arial" w:hAnsi="Arial" w:cs="Arial"/>
          <w:sz w:val="18"/>
          <w:szCs w:val="18"/>
        </w:rPr>
        <w:t>:  Yes Sir.</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I2 </w:t>
      </w:r>
      <w:r>
        <w:rPr>
          <w:rFonts w:ascii="Arial" w:hAnsi="Arial" w:cs="Arial"/>
          <w:sz w:val="18"/>
          <w:szCs w:val="18"/>
        </w:rPr>
        <w:t>: What is the full form of an API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w:t>
      </w:r>
      <w:r>
        <w:rPr>
          <w:rFonts w:ascii="Arial" w:hAnsi="Arial" w:cs="Arial"/>
          <w:sz w:val="18"/>
          <w:szCs w:val="18"/>
        </w:rPr>
        <w:t> : Application Program Interface.</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I2</w:t>
      </w:r>
      <w:r>
        <w:rPr>
          <w:rFonts w:ascii="Arial" w:hAnsi="Arial" w:cs="Arial"/>
          <w:sz w:val="18"/>
          <w:szCs w:val="18"/>
        </w:rPr>
        <w:t> : What are APIs and why do we use them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Fonts w:ascii="Arial" w:hAnsi="Arial" w:cs="Arial"/>
          <w:b/>
          <w:bCs/>
          <w:sz w:val="18"/>
          <w:szCs w:val="18"/>
          <w:bdr w:val="none" w:sz="0" w:space="0" w:color="auto" w:frame="1"/>
        </w:rPr>
        <w:t>Me </w:t>
      </w:r>
      <w:r>
        <w:rPr>
          <w:rFonts w:ascii="Arial" w:hAnsi="Arial" w:cs="Arial"/>
          <w:sz w:val="18"/>
          <w:szCs w:val="18"/>
        </w:rPr>
        <w:t>: *Answered*.</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I2 </w:t>
      </w:r>
      <w:r>
        <w:rPr>
          <w:rFonts w:ascii="Arial" w:hAnsi="Arial" w:cs="Arial"/>
          <w:sz w:val="18"/>
          <w:szCs w:val="18"/>
        </w:rPr>
        <w:t>: How Authentication is done in APIs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w:t>
      </w:r>
      <w:r>
        <w:rPr>
          <w:rFonts w:ascii="Arial" w:hAnsi="Arial" w:cs="Arial"/>
          <w:sz w:val="18"/>
          <w:szCs w:val="18"/>
        </w:rPr>
        <w:t> : *Told them about OAuth*.</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I2</w:t>
      </w:r>
      <w:r>
        <w:rPr>
          <w:rFonts w:ascii="Arial" w:hAnsi="Arial" w:cs="Arial"/>
          <w:sz w:val="18"/>
          <w:szCs w:val="18"/>
        </w:rPr>
        <w:t> : Do you know about any other types of Authentication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w:t>
      </w:r>
      <w:r>
        <w:rPr>
          <w:rFonts w:ascii="Arial" w:hAnsi="Arial" w:cs="Arial"/>
          <w:sz w:val="18"/>
          <w:szCs w:val="18"/>
        </w:rPr>
        <w:t> : No Sir.</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I2</w:t>
      </w:r>
      <w:r>
        <w:rPr>
          <w:rFonts w:ascii="Arial" w:hAnsi="Arial" w:cs="Arial"/>
          <w:sz w:val="18"/>
          <w:szCs w:val="18"/>
        </w:rPr>
        <w:t> : Do you Know how secure data transmission takes place between APIs and clients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w:t>
      </w:r>
      <w:r>
        <w:rPr>
          <w:rFonts w:ascii="Arial" w:hAnsi="Arial" w:cs="Arial"/>
          <w:sz w:val="18"/>
          <w:szCs w:val="18"/>
        </w:rPr>
        <w:t> : *Answered*.</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I2</w:t>
      </w:r>
      <w:r>
        <w:rPr>
          <w:rFonts w:ascii="Arial" w:hAnsi="Arial" w:cs="Arial"/>
          <w:sz w:val="18"/>
          <w:szCs w:val="18"/>
        </w:rPr>
        <w:t> : What is  Encryption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 </w:t>
      </w:r>
      <w:r>
        <w:rPr>
          <w:rFonts w:ascii="Arial" w:hAnsi="Arial" w:cs="Arial"/>
          <w:sz w:val="18"/>
          <w:szCs w:val="18"/>
        </w:rPr>
        <w:t>: *Answered*</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(Another Interviewer Joined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I3 </w:t>
      </w:r>
      <w:r>
        <w:rPr>
          <w:rFonts w:ascii="Arial" w:hAnsi="Arial" w:cs="Arial"/>
          <w:sz w:val="18"/>
          <w:szCs w:val="18"/>
        </w:rPr>
        <w:t>: ( Without even looking at my resume )  What is Struct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 </w:t>
      </w:r>
      <w:r>
        <w:rPr>
          <w:rFonts w:ascii="Arial" w:hAnsi="Arial" w:cs="Arial"/>
          <w:sz w:val="18"/>
          <w:szCs w:val="18"/>
        </w:rPr>
        <w:t>:  Sorry Sir, I don’t know much about structs in C but I can try.*tried but was unsure of the answer*</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I3 </w:t>
      </w:r>
      <w:r>
        <w:rPr>
          <w:rFonts w:ascii="Arial" w:hAnsi="Arial" w:cs="Arial"/>
          <w:sz w:val="18"/>
          <w:szCs w:val="18"/>
        </w:rPr>
        <w:t>: Tell me about Global variable, local variable, formal parameter and actual parameter.</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 </w:t>
      </w:r>
      <w:r>
        <w:rPr>
          <w:rFonts w:ascii="Arial" w:hAnsi="Arial" w:cs="Arial"/>
          <w:sz w:val="18"/>
          <w:szCs w:val="18"/>
        </w:rPr>
        <w:t>: *Answered*</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I3</w:t>
      </w:r>
      <w:r>
        <w:rPr>
          <w:rFonts w:ascii="Arial" w:hAnsi="Arial" w:cs="Arial"/>
          <w:sz w:val="18"/>
          <w:szCs w:val="18"/>
        </w:rPr>
        <w:t> : Write a program for actual and formal parameter.</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w:t>
      </w:r>
      <w:r>
        <w:rPr>
          <w:rFonts w:ascii="Arial" w:hAnsi="Arial" w:cs="Arial"/>
          <w:sz w:val="18"/>
          <w:szCs w:val="18"/>
        </w:rPr>
        <w:t>: *Wrote the program in cpp*. (While I was writing the code I3 asked for my resume from I2 and takes a brief look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I3</w:t>
      </w:r>
      <w:r>
        <w:rPr>
          <w:rFonts w:ascii="Arial" w:hAnsi="Arial" w:cs="Arial"/>
          <w:sz w:val="18"/>
          <w:szCs w:val="18"/>
        </w:rPr>
        <w:t>: Is it Call by value or Call by reference.</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w:t>
      </w:r>
      <w:r>
        <w:rPr>
          <w:rFonts w:ascii="Arial" w:hAnsi="Arial" w:cs="Arial"/>
          <w:sz w:val="18"/>
          <w:szCs w:val="18"/>
        </w:rPr>
        <w:t>: Call by value.</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I3</w:t>
      </w:r>
      <w:r>
        <w:rPr>
          <w:rFonts w:ascii="Arial" w:hAnsi="Arial" w:cs="Arial"/>
          <w:sz w:val="18"/>
          <w:szCs w:val="18"/>
        </w:rPr>
        <w:t>: Can you Convert it into Call By reference.</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w:t>
      </w:r>
      <w:r>
        <w:rPr>
          <w:rFonts w:ascii="Arial" w:hAnsi="Arial" w:cs="Arial"/>
          <w:sz w:val="18"/>
          <w:szCs w:val="18"/>
        </w:rPr>
        <w:t>: Sure sir. *Edited the code*.</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I3</w:t>
      </w:r>
      <w:r>
        <w:rPr>
          <w:rFonts w:ascii="Arial" w:hAnsi="Arial" w:cs="Arial"/>
          <w:sz w:val="18"/>
          <w:szCs w:val="18"/>
        </w:rPr>
        <w:t>:  Ok. (looking at my Resume) Your past records indicate you are good at academics . There are chances that you will opt for Higher Studies. What If you plan to go for the Masters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lastRenderedPageBreak/>
        <w:t>Me</w:t>
      </w:r>
      <w:r>
        <w:rPr>
          <w:rFonts w:ascii="Arial" w:hAnsi="Arial" w:cs="Arial"/>
          <w:sz w:val="18"/>
          <w:szCs w:val="18"/>
        </w:rPr>
        <w:t>: Sir as of now I do not have any plans for Higher Studies. Securing a Job is my first Priority.</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I3</w:t>
      </w:r>
      <w:r>
        <w:rPr>
          <w:rFonts w:ascii="Arial" w:hAnsi="Arial" w:cs="Arial"/>
          <w:sz w:val="18"/>
          <w:szCs w:val="18"/>
        </w:rPr>
        <w:t>: One Last Question . What If Microsoft Comes to Indore and offers you a job. What will you do then ?</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Me</w:t>
      </w:r>
      <w:r>
        <w:rPr>
          <w:rFonts w:ascii="Arial" w:hAnsi="Arial" w:cs="Arial"/>
          <w:sz w:val="18"/>
          <w:szCs w:val="18"/>
        </w:rPr>
        <w:t>: *Answered*</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I2</w:t>
      </w:r>
      <w:r>
        <w:rPr>
          <w:rFonts w:ascii="Arial" w:hAnsi="Arial" w:cs="Arial"/>
          <w:sz w:val="18"/>
          <w:szCs w:val="18"/>
        </w:rPr>
        <w:t>: Ok . So Have You appeared for any other exams or have any other technical achievements ?</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 How was your day?</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Q2 : Tell me something about yourself.</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Q3 : Where you went for vacations last year?</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Q4 : Which programming language you like and why?</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Q5.1 : Can you write the code of the problem that you solved in codevita ? (MUST)</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Q5.2 : Have you taken any help from anyone for the codevita?</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Q5.3 : Why have i opted python for coding in codevita?</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Q6 : Implement Linked list.</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Q7 : Write code for AVL tree.</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Q8 : Why namespaces a are used?</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Q9 :  How do you declare a variable in python?</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Q10: Tell me about your ***** project (followed by question related to my project).</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Q11 : Why do you want to join TCS?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Q12 : Why should we hire you?</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Q13 : Normal forms in DBMS.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Q14 : Do you want to ask something?</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out of 85, 54 cleared this round.</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In this round they have selected the top students for the digital profile too (who have done more than 2 problems in codevita or have some good research background).</w:t>
      </w:r>
    </w:p>
    <w:p w:rsidR="00DD6ED8" w:rsidRDefault="00DD6ED8" w:rsidP="00DD6ED8">
      <w:pPr>
        <w:pStyle w:val="NormalWeb"/>
        <w:shd w:val="clear" w:color="auto" w:fill="FFFFFF"/>
        <w:spacing w:before="0" w:beforeAutospacing="0" w:after="0" w:afterAutospacing="0"/>
        <w:textAlignment w:val="baseline"/>
        <w:rPr>
          <w:rFonts w:ascii="Arial" w:hAnsi="Arial" w:cs="Arial"/>
          <w:sz w:val="18"/>
          <w:szCs w:val="18"/>
        </w:rPr>
      </w:pPr>
      <w:r>
        <w:rPr>
          <w:rStyle w:val="Strong"/>
          <w:rFonts w:ascii="Arial" w:hAnsi="Arial" w:cs="Arial"/>
          <w:sz w:val="18"/>
          <w:szCs w:val="18"/>
          <w:bdr w:val="none" w:sz="0" w:space="0" w:color="auto" w:frame="1"/>
        </w:rPr>
        <w:t>Round 3: Managerial round</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After half an hour i was called for the managerial round again two people were there.</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Q1: Tell me something about yourself?</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Q2: Why do you want to join TCS?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Q3 : do you have any future plans for higher studies?</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Q4 : What are your strength and weeknesses and how are you overcoming them?</w:t>
      </w:r>
    </w:p>
    <w:p w:rsidR="00DD6ED8" w:rsidRDefault="00DD6ED8" w:rsidP="00DD6ED8">
      <w:pPr>
        <w:pStyle w:val="NormalWeb"/>
        <w:shd w:val="clear" w:color="auto" w:fill="FFFFFF"/>
        <w:spacing w:before="0" w:beforeAutospacing="0" w:after="115" w:afterAutospacing="0"/>
        <w:textAlignment w:val="baseline"/>
        <w:rPr>
          <w:ins w:id="20" w:author="Unknown"/>
          <w:rFonts w:ascii="Arial" w:hAnsi="Arial" w:cs="Arial"/>
          <w:sz w:val="18"/>
          <w:szCs w:val="18"/>
        </w:rPr>
      </w:pPr>
      <w:ins w:id="21" w:author="Unknown">
        <w:r>
          <w:rPr>
            <w:rFonts w:ascii="Arial" w:hAnsi="Arial" w:cs="Arial"/>
            <w:sz w:val="18"/>
            <w:szCs w:val="18"/>
          </w:rPr>
          <w:t>Q5: suppose  you are the education minister of your state and visited this college but have’nt prepared a speech. Now show us how, would you deliver the speech now.</w:t>
        </w:r>
      </w:ins>
    </w:p>
    <w:p w:rsidR="00DD6ED8" w:rsidRDefault="00DD6ED8" w:rsidP="00DD6ED8">
      <w:pPr>
        <w:pStyle w:val="NormalWeb"/>
        <w:shd w:val="clear" w:color="auto" w:fill="FFFFFF"/>
        <w:spacing w:before="0" w:beforeAutospacing="0" w:after="115" w:afterAutospacing="0"/>
        <w:textAlignment w:val="baseline"/>
        <w:rPr>
          <w:ins w:id="22" w:author="Unknown"/>
          <w:rFonts w:ascii="Arial" w:hAnsi="Arial" w:cs="Arial"/>
          <w:sz w:val="18"/>
          <w:szCs w:val="18"/>
        </w:rPr>
      </w:pPr>
      <w:ins w:id="23" w:author="Unknown">
        <w:r>
          <w:rPr>
            <w:rFonts w:ascii="Arial" w:hAnsi="Arial" w:cs="Arial"/>
            <w:sz w:val="18"/>
            <w:szCs w:val="18"/>
          </w:rPr>
          <w:t> </w:t>
        </w:r>
      </w:ins>
    </w:p>
    <w:p w:rsidR="00DD6ED8" w:rsidRDefault="00DD6ED8" w:rsidP="00DD6ED8">
      <w:pPr>
        <w:pStyle w:val="NormalWeb"/>
        <w:shd w:val="clear" w:color="auto" w:fill="FFFFFF"/>
        <w:spacing w:before="0" w:beforeAutospacing="0" w:after="115" w:afterAutospacing="0"/>
        <w:textAlignment w:val="baseline"/>
        <w:rPr>
          <w:ins w:id="24" w:author="Unknown"/>
          <w:rFonts w:ascii="Arial" w:hAnsi="Arial" w:cs="Arial"/>
          <w:sz w:val="18"/>
          <w:szCs w:val="18"/>
        </w:rPr>
      </w:pPr>
      <w:ins w:id="25" w:author="Unknown">
        <w:r>
          <w:rPr>
            <w:rFonts w:ascii="Arial" w:hAnsi="Arial" w:cs="Arial"/>
            <w:sz w:val="18"/>
            <w:szCs w:val="18"/>
          </w:rPr>
          <w:t>Q6 : Do you want to ask something ?</w:t>
        </w:r>
      </w:ins>
    </w:p>
    <w:p w:rsidR="00DD6ED8" w:rsidRDefault="00DD6ED8" w:rsidP="00DD6ED8">
      <w:pPr>
        <w:pStyle w:val="NormalWeb"/>
        <w:shd w:val="clear" w:color="auto" w:fill="FFFFFF"/>
        <w:spacing w:before="0" w:beforeAutospacing="0" w:after="115" w:afterAutospacing="0"/>
        <w:textAlignment w:val="baseline"/>
        <w:rPr>
          <w:ins w:id="26" w:author="Unknown"/>
          <w:rFonts w:ascii="Arial" w:hAnsi="Arial" w:cs="Arial"/>
          <w:sz w:val="18"/>
          <w:szCs w:val="18"/>
        </w:rPr>
      </w:pPr>
      <w:ins w:id="27" w:author="Unknown">
        <w:r>
          <w:rPr>
            <w:rFonts w:ascii="Arial" w:hAnsi="Arial" w:cs="Arial"/>
            <w:sz w:val="18"/>
            <w:szCs w:val="18"/>
          </w:rPr>
          <w:t> </w:t>
        </w:r>
      </w:ins>
    </w:p>
    <w:p w:rsidR="00DD6ED8" w:rsidRDefault="00DD6ED8" w:rsidP="00DD6ED8">
      <w:pPr>
        <w:pStyle w:val="NormalWeb"/>
        <w:shd w:val="clear" w:color="auto" w:fill="FFFFFF"/>
        <w:spacing w:before="0" w:beforeAutospacing="0" w:after="0" w:afterAutospacing="0"/>
        <w:textAlignment w:val="baseline"/>
        <w:rPr>
          <w:ins w:id="28" w:author="Unknown"/>
          <w:rFonts w:ascii="Arial" w:hAnsi="Arial" w:cs="Arial"/>
          <w:sz w:val="18"/>
          <w:szCs w:val="18"/>
        </w:rPr>
      </w:pPr>
      <w:ins w:id="29" w:author="Unknown">
        <w:r>
          <w:rPr>
            <w:rStyle w:val="Strong"/>
            <w:rFonts w:ascii="Arial" w:hAnsi="Arial" w:cs="Arial"/>
            <w:sz w:val="18"/>
            <w:szCs w:val="18"/>
            <w:bdr w:val="none" w:sz="0" w:space="0" w:color="auto" w:frame="1"/>
          </w:rPr>
          <w:t>Round 4: HR</w:t>
        </w:r>
      </w:ins>
    </w:p>
    <w:p w:rsidR="00DD6ED8" w:rsidRDefault="00DD6ED8" w:rsidP="00DD6ED8">
      <w:pPr>
        <w:pStyle w:val="NormalWeb"/>
        <w:shd w:val="clear" w:color="auto" w:fill="FFFFFF"/>
        <w:spacing w:before="0" w:beforeAutospacing="0" w:after="115" w:afterAutospacing="0"/>
        <w:textAlignment w:val="baseline"/>
        <w:rPr>
          <w:ins w:id="30" w:author="Unknown"/>
          <w:rFonts w:ascii="Arial" w:hAnsi="Arial" w:cs="Arial"/>
          <w:sz w:val="18"/>
          <w:szCs w:val="18"/>
        </w:rPr>
      </w:pPr>
      <w:ins w:id="31" w:author="Unknown">
        <w:r>
          <w:rPr>
            <w:rFonts w:ascii="Arial" w:hAnsi="Arial" w:cs="Arial"/>
            <w:sz w:val="18"/>
            <w:szCs w:val="18"/>
          </w:rPr>
          <w:t>Straight after 5 minutes i was called for my HR round which was again not at all hectic.</w:t>
        </w:r>
      </w:ins>
    </w:p>
    <w:p w:rsidR="00DD6ED8" w:rsidRDefault="00DD6ED8" w:rsidP="00DD6ED8">
      <w:pPr>
        <w:pStyle w:val="NormalWeb"/>
        <w:shd w:val="clear" w:color="auto" w:fill="FFFFFF"/>
        <w:spacing w:before="0" w:beforeAutospacing="0" w:after="115" w:afterAutospacing="0"/>
        <w:textAlignment w:val="baseline"/>
        <w:rPr>
          <w:ins w:id="32" w:author="Unknown"/>
          <w:rFonts w:ascii="Arial" w:hAnsi="Arial" w:cs="Arial"/>
          <w:sz w:val="18"/>
          <w:szCs w:val="18"/>
        </w:rPr>
      </w:pPr>
      <w:ins w:id="33" w:author="Unknown">
        <w:r>
          <w:rPr>
            <w:rFonts w:ascii="Arial" w:hAnsi="Arial" w:cs="Arial"/>
            <w:sz w:val="18"/>
            <w:szCs w:val="18"/>
          </w:rPr>
          <w:t>There was only one guy.</w:t>
        </w:r>
      </w:ins>
    </w:p>
    <w:p w:rsidR="00DD6ED8" w:rsidRDefault="00DD6ED8" w:rsidP="00DD6ED8">
      <w:pPr>
        <w:pStyle w:val="NormalWeb"/>
        <w:shd w:val="clear" w:color="auto" w:fill="FFFFFF"/>
        <w:spacing w:before="0" w:beforeAutospacing="0" w:after="115" w:afterAutospacing="0"/>
        <w:textAlignment w:val="baseline"/>
        <w:rPr>
          <w:ins w:id="34" w:author="Unknown"/>
          <w:rFonts w:ascii="Arial" w:hAnsi="Arial" w:cs="Arial"/>
          <w:sz w:val="18"/>
          <w:szCs w:val="18"/>
        </w:rPr>
      </w:pPr>
      <w:ins w:id="35" w:author="Unknown">
        <w:r>
          <w:rPr>
            <w:rFonts w:ascii="Arial" w:hAnsi="Arial" w:cs="Arial"/>
            <w:sz w:val="18"/>
            <w:szCs w:val="18"/>
          </w:rPr>
          <w:t>Q1: Tell me something about yourself.</w:t>
        </w:r>
      </w:ins>
    </w:p>
    <w:p w:rsidR="00DD6ED8" w:rsidRDefault="00DD6ED8" w:rsidP="00DD6ED8">
      <w:pPr>
        <w:pStyle w:val="NormalWeb"/>
        <w:shd w:val="clear" w:color="auto" w:fill="FFFFFF"/>
        <w:spacing w:before="0" w:beforeAutospacing="0" w:after="115" w:afterAutospacing="0"/>
        <w:textAlignment w:val="baseline"/>
        <w:rPr>
          <w:ins w:id="36" w:author="Unknown"/>
          <w:rFonts w:ascii="Arial" w:hAnsi="Arial" w:cs="Arial"/>
          <w:sz w:val="18"/>
          <w:szCs w:val="18"/>
        </w:rPr>
      </w:pPr>
      <w:ins w:id="37" w:author="Unknown">
        <w:r>
          <w:rPr>
            <w:rFonts w:ascii="Arial" w:hAnsi="Arial" w:cs="Arial"/>
            <w:sz w:val="18"/>
            <w:szCs w:val="18"/>
          </w:rPr>
          <w:t>Q2: Is there any problem in relocation, travelling, working in shifts or work on weekend (supposed  to be answered “no problem” and no plans for “higher studies” either.</w:t>
        </w:r>
      </w:ins>
    </w:p>
    <w:p w:rsidR="00DD6ED8" w:rsidRDefault="00DD6ED8" w:rsidP="00DD6ED8">
      <w:pPr>
        <w:pStyle w:val="NormalWeb"/>
        <w:shd w:val="clear" w:color="auto" w:fill="FFFFFF"/>
        <w:spacing w:before="0" w:beforeAutospacing="0" w:after="115" w:afterAutospacing="0"/>
        <w:textAlignment w:val="baseline"/>
        <w:rPr>
          <w:ins w:id="38" w:author="Unknown"/>
          <w:rFonts w:ascii="Arial" w:hAnsi="Arial" w:cs="Arial"/>
          <w:sz w:val="18"/>
          <w:szCs w:val="18"/>
        </w:rPr>
      </w:pPr>
      <w:ins w:id="39" w:author="Unknown">
        <w:r>
          <w:rPr>
            <w:rFonts w:ascii="Arial" w:hAnsi="Arial" w:cs="Arial"/>
            <w:sz w:val="18"/>
            <w:szCs w:val="18"/>
          </w:rPr>
          <w:t>Q3 : Tell me about your biggest achievement.</w:t>
        </w:r>
      </w:ins>
    </w:p>
    <w:p w:rsidR="00DD6ED8" w:rsidRDefault="00DD6ED8" w:rsidP="00DD6ED8">
      <w:pPr>
        <w:pStyle w:val="NormalWeb"/>
        <w:shd w:val="clear" w:color="auto" w:fill="FFFFFF"/>
        <w:spacing w:before="0" w:beforeAutospacing="0" w:after="115" w:afterAutospacing="0"/>
        <w:textAlignment w:val="baseline"/>
        <w:rPr>
          <w:ins w:id="40" w:author="Unknown"/>
          <w:rFonts w:ascii="Arial" w:hAnsi="Arial" w:cs="Arial"/>
          <w:sz w:val="18"/>
          <w:szCs w:val="18"/>
        </w:rPr>
      </w:pPr>
      <w:ins w:id="41" w:author="Unknown">
        <w:r>
          <w:rPr>
            <w:rFonts w:ascii="Arial" w:hAnsi="Arial" w:cs="Arial"/>
            <w:sz w:val="18"/>
            <w:szCs w:val="18"/>
          </w:rPr>
          <w:t>Q4 : Since your achievement was the project in IoT Explain this project.</w:t>
        </w:r>
      </w:ins>
    </w:p>
    <w:p w:rsidR="00DD6ED8" w:rsidRDefault="00DD6ED8" w:rsidP="00DD6ED8">
      <w:pPr>
        <w:pStyle w:val="NormalWeb"/>
        <w:shd w:val="clear" w:color="auto" w:fill="FFFFFF"/>
        <w:spacing w:before="0" w:beforeAutospacing="0" w:after="115" w:afterAutospacing="0"/>
        <w:textAlignment w:val="baseline"/>
        <w:rPr>
          <w:ins w:id="42" w:author="Unknown"/>
          <w:rFonts w:ascii="Arial" w:hAnsi="Arial" w:cs="Arial"/>
          <w:sz w:val="18"/>
          <w:szCs w:val="18"/>
        </w:rPr>
      </w:pPr>
      <w:ins w:id="43" w:author="Unknown">
        <w:r>
          <w:rPr>
            <w:rFonts w:ascii="Arial" w:hAnsi="Arial" w:cs="Arial"/>
            <w:sz w:val="18"/>
            <w:szCs w:val="18"/>
          </w:rPr>
          <w:t>Everything like project cost, feasibility, durability, future improvement, importance etc was discussed for next 15 minutes.</w:t>
        </w:r>
      </w:ins>
    </w:p>
    <w:p w:rsidR="00DD6ED8" w:rsidRDefault="00DD6ED8" w:rsidP="00DD6ED8">
      <w:pPr>
        <w:pStyle w:val="NormalWeb"/>
        <w:shd w:val="clear" w:color="auto" w:fill="FFFFFF"/>
        <w:spacing w:before="0" w:beforeAutospacing="0" w:after="115" w:afterAutospacing="0"/>
        <w:textAlignment w:val="baseline"/>
        <w:rPr>
          <w:ins w:id="44" w:author="Unknown"/>
          <w:rFonts w:ascii="Arial" w:hAnsi="Arial" w:cs="Arial"/>
          <w:sz w:val="18"/>
          <w:szCs w:val="18"/>
        </w:rPr>
      </w:pPr>
      <w:ins w:id="45" w:author="Unknown">
        <w:r>
          <w:rPr>
            <w:rFonts w:ascii="Arial" w:hAnsi="Arial" w:cs="Arial"/>
            <w:sz w:val="18"/>
            <w:szCs w:val="18"/>
          </w:rPr>
          <w:t>Q5 : Do you want to ask something?</w:t>
        </w:r>
      </w:ins>
    </w:p>
    <w:p w:rsidR="00DD6ED8" w:rsidRDefault="00C27AB3"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shd w:val="clear" w:color="auto" w:fill="FFFFFF"/>
        </w:rPr>
        <w:t> Come, please have a seat</w:t>
      </w:r>
      <w:r>
        <w:rPr>
          <w:rFonts w:ascii="Arial" w:hAnsi="Arial" w:cs="Arial"/>
          <w:sz w:val="18"/>
          <w:szCs w:val="18"/>
        </w:rPr>
        <w:br/>
      </w:r>
      <w:r>
        <w:rPr>
          <w:rFonts w:ascii="Arial" w:hAnsi="Arial" w:cs="Arial"/>
          <w:sz w:val="18"/>
          <w:szCs w:val="18"/>
          <w:shd w:val="clear" w:color="auto" w:fill="FFFFFF"/>
        </w:rPr>
        <w:t>Me-Thank you, sir</w:t>
      </w:r>
      <w:r>
        <w:rPr>
          <w:rFonts w:ascii="Arial" w:hAnsi="Arial" w:cs="Arial"/>
          <w:sz w:val="18"/>
          <w:szCs w:val="18"/>
        </w:rPr>
        <w:br/>
      </w:r>
      <w:r>
        <w:rPr>
          <w:rFonts w:ascii="Arial" w:hAnsi="Arial" w:cs="Arial"/>
          <w:sz w:val="18"/>
          <w:szCs w:val="18"/>
          <w:shd w:val="clear" w:color="auto" w:fill="FFFFFF"/>
        </w:rPr>
        <w:lastRenderedPageBreak/>
        <w:t>I1- So tell me what projects have you done?</w:t>
      </w:r>
      <w:r>
        <w:rPr>
          <w:rFonts w:ascii="Arial" w:hAnsi="Arial" w:cs="Arial"/>
          <w:sz w:val="18"/>
          <w:szCs w:val="18"/>
        </w:rPr>
        <w:br/>
      </w:r>
      <w:r>
        <w:rPr>
          <w:rFonts w:ascii="Arial" w:hAnsi="Arial" w:cs="Arial"/>
          <w:sz w:val="18"/>
          <w:szCs w:val="18"/>
          <w:shd w:val="clear" w:color="auto" w:fill="FFFFFF"/>
        </w:rPr>
        <w:t>Me- Sir my final year project hasn’t been given to us yet, but I have developed a Game in Python, and I have worked on some Front-end development</w:t>
      </w:r>
      <w:r>
        <w:rPr>
          <w:rFonts w:ascii="Arial" w:hAnsi="Arial" w:cs="Arial"/>
          <w:sz w:val="18"/>
          <w:szCs w:val="18"/>
        </w:rPr>
        <w:br/>
      </w:r>
      <w:r>
        <w:rPr>
          <w:rFonts w:ascii="Arial" w:hAnsi="Arial" w:cs="Arial"/>
          <w:sz w:val="18"/>
          <w:szCs w:val="18"/>
          <w:shd w:val="clear" w:color="auto" w:fill="FFFFFF"/>
        </w:rPr>
        <w:t>I1- Okay, so tell us about your game.</w:t>
      </w:r>
      <w:r>
        <w:rPr>
          <w:rFonts w:ascii="Arial" w:hAnsi="Arial" w:cs="Arial"/>
          <w:sz w:val="18"/>
          <w:szCs w:val="18"/>
        </w:rPr>
        <w:br/>
      </w:r>
      <w:r>
        <w:rPr>
          <w:rFonts w:ascii="Arial" w:hAnsi="Arial" w:cs="Arial"/>
          <w:sz w:val="18"/>
          <w:szCs w:val="18"/>
          <w:shd w:val="clear" w:color="auto" w:fill="FFFFFF"/>
        </w:rPr>
        <w:t>Me- Explained the Idea of game</w:t>
      </w:r>
      <w:r>
        <w:rPr>
          <w:rFonts w:ascii="Arial" w:hAnsi="Arial" w:cs="Arial"/>
          <w:sz w:val="18"/>
          <w:szCs w:val="18"/>
        </w:rPr>
        <w:br/>
      </w:r>
      <w:r>
        <w:rPr>
          <w:rFonts w:ascii="Arial" w:hAnsi="Arial" w:cs="Arial"/>
          <w:sz w:val="18"/>
          <w:szCs w:val="18"/>
          <w:shd w:val="clear" w:color="auto" w:fill="FFFFFF"/>
        </w:rPr>
        <w:t>I1- Write some code here which explains something creative that you have done that you want to share.</w:t>
      </w:r>
      <w:r>
        <w:rPr>
          <w:rFonts w:ascii="Arial" w:hAnsi="Arial" w:cs="Arial"/>
          <w:sz w:val="18"/>
          <w:szCs w:val="18"/>
        </w:rPr>
        <w:br/>
      </w:r>
      <w:r>
        <w:rPr>
          <w:rFonts w:ascii="Arial" w:hAnsi="Arial" w:cs="Arial"/>
          <w:sz w:val="18"/>
          <w:szCs w:val="18"/>
          <w:shd w:val="clear" w:color="auto" w:fill="FFFFFF"/>
        </w:rPr>
        <w:t>Me- (Not prepared for these) wrote a code nervously. Didn’t use PI and random functions for developing a part of the code</w:t>
      </w:r>
      <w:r>
        <w:rPr>
          <w:rFonts w:ascii="Arial" w:hAnsi="Arial" w:cs="Arial"/>
          <w:sz w:val="18"/>
          <w:szCs w:val="18"/>
        </w:rPr>
        <w:br/>
      </w:r>
      <w:r>
        <w:rPr>
          <w:rFonts w:ascii="Arial" w:hAnsi="Arial" w:cs="Arial"/>
          <w:sz w:val="18"/>
          <w:szCs w:val="18"/>
          <w:shd w:val="clear" w:color="auto" w:fill="FFFFFF"/>
        </w:rPr>
        <w:t>I1- You should use inbuilt functions those are more accurate</w:t>
      </w:r>
      <w:r>
        <w:rPr>
          <w:rFonts w:ascii="Arial" w:hAnsi="Arial" w:cs="Arial"/>
          <w:sz w:val="18"/>
          <w:szCs w:val="18"/>
        </w:rPr>
        <w:br/>
      </w:r>
      <w:r>
        <w:rPr>
          <w:rFonts w:ascii="Arial" w:hAnsi="Arial" w:cs="Arial"/>
          <w:sz w:val="18"/>
          <w:szCs w:val="18"/>
          <w:shd w:val="clear" w:color="auto" w:fill="FFFFFF"/>
        </w:rPr>
        <w:t>Me- (Trying to cover up) yes sir, actually I forgot to import the Math library and went through the code that’s why I used it.</w:t>
      </w:r>
      <w:r>
        <w:rPr>
          <w:rFonts w:ascii="Arial" w:hAnsi="Arial" w:cs="Arial"/>
          <w:sz w:val="18"/>
          <w:szCs w:val="18"/>
        </w:rPr>
        <w:br/>
      </w:r>
      <w:r>
        <w:rPr>
          <w:rFonts w:ascii="Arial" w:hAnsi="Arial" w:cs="Arial"/>
          <w:sz w:val="18"/>
          <w:szCs w:val="18"/>
          <w:shd w:val="clear" w:color="auto" w:fill="FFFFFF"/>
        </w:rPr>
        <w:t>I1- Okay, that’s not an Issue</w:t>
      </w:r>
      <w:r>
        <w:rPr>
          <w:rFonts w:ascii="Arial" w:hAnsi="Arial" w:cs="Arial"/>
          <w:sz w:val="18"/>
          <w:szCs w:val="18"/>
        </w:rPr>
        <w:br/>
      </w:r>
      <w:r>
        <w:rPr>
          <w:rFonts w:ascii="Arial" w:hAnsi="Arial" w:cs="Arial"/>
          <w:sz w:val="18"/>
          <w:szCs w:val="18"/>
          <w:shd w:val="clear" w:color="auto" w:fill="FFFFFF"/>
        </w:rPr>
        <w:t>In I2</w:t>
      </w:r>
      <w:r>
        <w:rPr>
          <w:rFonts w:ascii="Arial" w:hAnsi="Arial" w:cs="Arial"/>
          <w:sz w:val="18"/>
          <w:szCs w:val="18"/>
        </w:rPr>
        <w:br/>
      </w:r>
      <w:r>
        <w:rPr>
          <w:rFonts w:ascii="Arial" w:hAnsi="Arial" w:cs="Arial"/>
          <w:sz w:val="18"/>
          <w:szCs w:val="18"/>
          <w:shd w:val="clear" w:color="auto" w:fill="FFFFFF"/>
        </w:rPr>
        <w:t>I2- Write the code that you wrote (One of the two)</w:t>
      </w:r>
      <w:r>
        <w:rPr>
          <w:rFonts w:ascii="Arial" w:hAnsi="Arial" w:cs="Arial"/>
          <w:sz w:val="18"/>
          <w:szCs w:val="18"/>
        </w:rPr>
        <w:br/>
      </w:r>
      <w:r>
        <w:rPr>
          <w:rFonts w:ascii="Arial" w:hAnsi="Arial" w:cs="Arial"/>
          <w:sz w:val="18"/>
          <w:szCs w:val="18"/>
          <w:shd w:val="clear" w:color="auto" w:fill="FFFFFF"/>
        </w:rPr>
        <w:t>Me- Sir, can I ask something?</w:t>
      </w:r>
      <w:r>
        <w:rPr>
          <w:rFonts w:ascii="Arial" w:hAnsi="Arial" w:cs="Arial"/>
          <w:sz w:val="18"/>
          <w:szCs w:val="18"/>
        </w:rPr>
        <w:br/>
      </w:r>
      <w:r>
        <w:rPr>
          <w:rFonts w:ascii="Arial" w:hAnsi="Arial" w:cs="Arial"/>
          <w:sz w:val="18"/>
          <w:szCs w:val="18"/>
          <w:shd w:val="clear" w:color="auto" w:fill="FFFFFF"/>
        </w:rPr>
        <w:t>I2- ya sure</w:t>
      </w:r>
      <w:r>
        <w:rPr>
          <w:rFonts w:ascii="Arial" w:hAnsi="Arial" w:cs="Arial"/>
          <w:sz w:val="18"/>
          <w:szCs w:val="18"/>
        </w:rPr>
        <w:br/>
      </w:r>
      <w:r>
        <w:rPr>
          <w:rFonts w:ascii="Arial" w:hAnsi="Arial" w:cs="Arial"/>
          <w:sz w:val="18"/>
          <w:szCs w:val="18"/>
          <w:shd w:val="clear" w:color="auto" w:fill="FFFFFF"/>
        </w:rPr>
        <w:t>Me- I have written a recursive solution in codevita with exponential time complexity. I can produce O(n) complexity by memoization. Should I write the optimized solution or the CodeVita solution?</w:t>
      </w:r>
      <w:r>
        <w:rPr>
          <w:rFonts w:ascii="Arial" w:hAnsi="Arial" w:cs="Arial"/>
          <w:sz w:val="18"/>
          <w:szCs w:val="18"/>
        </w:rPr>
        <w:br/>
      </w:r>
      <w:r>
        <w:rPr>
          <w:rFonts w:ascii="Arial" w:hAnsi="Arial" w:cs="Arial"/>
          <w:sz w:val="18"/>
          <w:szCs w:val="18"/>
          <w:shd w:val="clear" w:color="auto" w:fill="FFFFFF"/>
        </w:rPr>
        <w:t>I2- (Seemed Impressed) write the optimized solution</w:t>
      </w:r>
      <w:r>
        <w:rPr>
          <w:rFonts w:ascii="Arial" w:hAnsi="Arial" w:cs="Arial"/>
          <w:sz w:val="18"/>
          <w:szCs w:val="18"/>
        </w:rPr>
        <w:br/>
      </w:r>
      <w:r>
        <w:rPr>
          <w:rFonts w:ascii="Arial" w:hAnsi="Arial" w:cs="Arial"/>
          <w:sz w:val="18"/>
          <w:szCs w:val="18"/>
          <w:shd w:val="clear" w:color="auto" w:fill="FFFFFF"/>
        </w:rPr>
        <w:t>Me- Wrote and explained the solution( in Python)</w:t>
      </w:r>
      <w:r>
        <w:rPr>
          <w:rFonts w:ascii="Arial" w:hAnsi="Arial" w:cs="Arial"/>
          <w:sz w:val="18"/>
          <w:szCs w:val="18"/>
        </w:rPr>
        <w:br/>
      </w:r>
      <w:r>
        <w:rPr>
          <w:rFonts w:ascii="Arial" w:hAnsi="Arial" w:cs="Arial"/>
          <w:sz w:val="18"/>
          <w:szCs w:val="18"/>
          <w:shd w:val="clear" w:color="auto" w:fill="FFFFFF"/>
        </w:rPr>
        <w:t>I1- Apart from Python which other programming languages do you know?</w:t>
      </w:r>
      <w:r>
        <w:rPr>
          <w:rFonts w:ascii="Arial" w:hAnsi="Arial" w:cs="Arial"/>
          <w:sz w:val="18"/>
          <w:szCs w:val="18"/>
        </w:rPr>
        <w:br/>
      </w:r>
      <w:r>
        <w:rPr>
          <w:rFonts w:ascii="Arial" w:hAnsi="Arial" w:cs="Arial"/>
          <w:sz w:val="18"/>
          <w:szCs w:val="18"/>
          <w:shd w:val="clear" w:color="auto" w:fill="FFFFFF"/>
        </w:rPr>
        <w:t>Me- Sir, C and Java</w:t>
      </w:r>
      <w:r>
        <w:rPr>
          <w:rFonts w:ascii="Arial" w:hAnsi="Arial" w:cs="Arial"/>
          <w:sz w:val="18"/>
          <w:szCs w:val="18"/>
        </w:rPr>
        <w:br/>
      </w:r>
      <w:r>
        <w:rPr>
          <w:rFonts w:ascii="Arial" w:hAnsi="Arial" w:cs="Arial"/>
          <w:sz w:val="18"/>
          <w:szCs w:val="18"/>
          <w:shd w:val="clear" w:color="auto" w:fill="FFFFFF"/>
        </w:rPr>
        <w:t>I2- Okay then tell us something about Garbage collector in java</w:t>
      </w:r>
      <w:r>
        <w:rPr>
          <w:rFonts w:ascii="Arial" w:hAnsi="Arial" w:cs="Arial"/>
          <w:sz w:val="18"/>
          <w:szCs w:val="18"/>
        </w:rPr>
        <w:br/>
      </w:r>
      <w:r>
        <w:rPr>
          <w:rFonts w:ascii="Arial" w:hAnsi="Arial" w:cs="Arial"/>
          <w:sz w:val="18"/>
          <w:szCs w:val="18"/>
          <w:shd w:val="clear" w:color="auto" w:fill="FFFFFF"/>
        </w:rPr>
        <w:t>Me- Told it, with explanation of the finally block</w:t>
      </w:r>
      <w:r>
        <w:rPr>
          <w:rFonts w:ascii="Arial" w:hAnsi="Arial" w:cs="Arial"/>
          <w:sz w:val="18"/>
          <w:szCs w:val="18"/>
        </w:rPr>
        <w:br/>
      </w:r>
      <w:r>
        <w:rPr>
          <w:rFonts w:ascii="Arial" w:hAnsi="Arial" w:cs="Arial"/>
          <w:sz w:val="18"/>
          <w:szCs w:val="18"/>
          <w:shd w:val="clear" w:color="auto" w:fill="FFFFFF"/>
        </w:rPr>
        <w:t>I2- Okay tell us a situation when the finally block will not be executed?</w:t>
      </w:r>
      <w:r>
        <w:rPr>
          <w:rFonts w:ascii="Arial" w:hAnsi="Arial" w:cs="Arial"/>
          <w:sz w:val="18"/>
          <w:szCs w:val="18"/>
        </w:rPr>
        <w:br/>
      </w:r>
      <w:r>
        <w:rPr>
          <w:rFonts w:ascii="Arial" w:hAnsi="Arial" w:cs="Arial"/>
          <w:sz w:val="18"/>
          <w:szCs w:val="18"/>
          <w:shd w:val="clear" w:color="auto" w:fill="FFFFFF"/>
        </w:rPr>
        <w:t>Me- (Confused) explained to them how garbage collection and finally works internally. But also mentioned I can’t think of a situation where finally block won’t be executed.</w:t>
      </w:r>
      <w:r>
        <w:rPr>
          <w:rFonts w:ascii="Arial" w:hAnsi="Arial" w:cs="Arial"/>
          <w:sz w:val="18"/>
          <w:szCs w:val="18"/>
        </w:rPr>
        <w:br/>
      </w:r>
      <w:r>
        <w:rPr>
          <w:rFonts w:ascii="Arial" w:hAnsi="Arial" w:cs="Arial"/>
          <w:sz w:val="18"/>
          <w:szCs w:val="18"/>
          <w:shd w:val="clear" w:color="auto" w:fill="FFFFFF"/>
        </w:rPr>
        <w:t>I2- When you call System.exit() in try block</w:t>
      </w:r>
      <w:r>
        <w:rPr>
          <w:rFonts w:ascii="Arial" w:hAnsi="Arial" w:cs="Arial"/>
          <w:sz w:val="18"/>
          <w:szCs w:val="18"/>
        </w:rPr>
        <w:br/>
      </w:r>
      <w:r>
        <w:rPr>
          <w:rFonts w:ascii="Arial" w:hAnsi="Arial" w:cs="Arial"/>
          <w:sz w:val="18"/>
          <w:szCs w:val="18"/>
          <w:shd w:val="clear" w:color="auto" w:fill="FFFFFF"/>
        </w:rPr>
        <w:t>Me- I gave a big nod as I recalled it</w:t>
      </w:r>
      <w:r>
        <w:rPr>
          <w:rFonts w:ascii="Arial" w:hAnsi="Arial" w:cs="Arial"/>
          <w:sz w:val="18"/>
          <w:szCs w:val="18"/>
        </w:rPr>
        <w:br/>
      </w:r>
      <w:r>
        <w:rPr>
          <w:rFonts w:ascii="Arial" w:hAnsi="Arial" w:cs="Arial"/>
          <w:sz w:val="18"/>
          <w:szCs w:val="18"/>
          <w:shd w:val="clear" w:color="auto" w:fill="FFFFFF"/>
        </w:rPr>
        <w:t>I1- Tell us the sorting algorithms you know?</w:t>
      </w:r>
      <w:r>
        <w:rPr>
          <w:rFonts w:ascii="Arial" w:hAnsi="Arial" w:cs="Arial"/>
          <w:sz w:val="18"/>
          <w:szCs w:val="18"/>
        </w:rPr>
        <w:br/>
      </w:r>
      <w:r>
        <w:rPr>
          <w:rFonts w:ascii="Arial" w:hAnsi="Arial" w:cs="Arial"/>
          <w:sz w:val="18"/>
          <w:szCs w:val="18"/>
          <w:shd w:val="clear" w:color="auto" w:fill="FFFFFF"/>
        </w:rPr>
        <w:t>Me- Bubble, Quick, merge, insertion, selection</w:t>
      </w:r>
      <w:r>
        <w:rPr>
          <w:rFonts w:ascii="Arial" w:hAnsi="Arial" w:cs="Arial"/>
          <w:sz w:val="18"/>
          <w:szCs w:val="18"/>
        </w:rPr>
        <w:br/>
      </w:r>
      <w:r>
        <w:rPr>
          <w:rFonts w:ascii="Arial" w:hAnsi="Arial" w:cs="Arial"/>
          <w:sz w:val="18"/>
          <w:szCs w:val="18"/>
          <w:shd w:val="clear" w:color="auto" w:fill="FFFFFF"/>
        </w:rPr>
        <w:t>I1- Okay, write algorithm for shell sort</w:t>
      </w:r>
      <w:r>
        <w:rPr>
          <w:rFonts w:ascii="Arial" w:hAnsi="Arial" w:cs="Arial"/>
          <w:sz w:val="18"/>
          <w:szCs w:val="18"/>
        </w:rPr>
        <w:br/>
      </w:r>
      <w:r>
        <w:rPr>
          <w:rFonts w:ascii="Arial" w:hAnsi="Arial" w:cs="Arial"/>
          <w:sz w:val="18"/>
          <w:szCs w:val="18"/>
          <w:shd w:val="clear" w:color="auto" w:fill="FFFFFF"/>
        </w:rPr>
        <w:t>Me- Somehow wrote had some Idea about it</w:t>
      </w:r>
      <w:r>
        <w:rPr>
          <w:rFonts w:ascii="Arial" w:hAnsi="Arial" w:cs="Arial"/>
          <w:sz w:val="18"/>
          <w:szCs w:val="18"/>
        </w:rPr>
        <w:br/>
      </w:r>
      <w:r>
        <w:rPr>
          <w:rFonts w:ascii="Arial" w:hAnsi="Arial" w:cs="Arial"/>
          <w:sz w:val="18"/>
          <w:szCs w:val="18"/>
          <w:shd w:val="clear" w:color="auto" w:fill="FFFFFF"/>
        </w:rPr>
        <w:t>I1- write heap sort</w:t>
      </w:r>
      <w:r>
        <w:rPr>
          <w:rFonts w:ascii="Arial" w:hAnsi="Arial" w:cs="Arial"/>
          <w:sz w:val="18"/>
          <w:szCs w:val="18"/>
        </w:rPr>
        <w:br/>
      </w:r>
      <w:r>
        <w:rPr>
          <w:rFonts w:ascii="Arial" w:hAnsi="Arial" w:cs="Arial"/>
          <w:sz w:val="18"/>
          <w:szCs w:val="18"/>
          <w:shd w:val="clear" w:color="auto" w:fill="FFFFFF"/>
        </w:rPr>
        <w:t>Me- Sir, I won’t be able to write the algorithm, but I can explain how it works</w:t>
      </w:r>
      <w:r>
        <w:rPr>
          <w:rFonts w:ascii="Arial" w:hAnsi="Arial" w:cs="Arial"/>
          <w:sz w:val="18"/>
          <w:szCs w:val="18"/>
        </w:rPr>
        <w:br/>
      </w:r>
      <w:r>
        <w:rPr>
          <w:rFonts w:ascii="Arial" w:hAnsi="Arial" w:cs="Arial"/>
          <w:sz w:val="18"/>
          <w:szCs w:val="18"/>
          <w:shd w:val="clear" w:color="auto" w:fill="FFFFFF"/>
        </w:rPr>
        <w:t>I1- explain</w:t>
      </w:r>
      <w:r>
        <w:rPr>
          <w:rFonts w:ascii="Arial" w:hAnsi="Arial" w:cs="Arial"/>
          <w:sz w:val="18"/>
          <w:szCs w:val="18"/>
        </w:rPr>
        <w:br/>
      </w:r>
      <w:r>
        <w:rPr>
          <w:rFonts w:ascii="Arial" w:hAnsi="Arial" w:cs="Arial"/>
          <w:sz w:val="18"/>
          <w:szCs w:val="18"/>
          <w:shd w:val="clear" w:color="auto" w:fill="FFFFFF"/>
        </w:rPr>
        <w:t>Me- explained it</w:t>
      </w:r>
      <w:r>
        <w:rPr>
          <w:rFonts w:ascii="Arial" w:hAnsi="Arial" w:cs="Arial"/>
          <w:sz w:val="18"/>
          <w:szCs w:val="18"/>
        </w:rPr>
        <w:br/>
      </w:r>
      <w:r>
        <w:rPr>
          <w:rFonts w:ascii="Arial" w:hAnsi="Arial" w:cs="Arial"/>
          <w:sz w:val="18"/>
          <w:szCs w:val="18"/>
          <w:shd w:val="clear" w:color="auto" w:fill="FFFFFF"/>
        </w:rPr>
        <w:t>I2- write bellman ford algo</w:t>
      </w:r>
      <w:r>
        <w:rPr>
          <w:rFonts w:ascii="Arial" w:hAnsi="Arial" w:cs="Arial"/>
          <w:sz w:val="18"/>
          <w:szCs w:val="18"/>
        </w:rPr>
        <w:br/>
      </w:r>
      <w:r>
        <w:rPr>
          <w:rFonts w:ascii="Arial" w:hAnsi="Arial" w:cs="Arial"/>
          <w:sz w:val="18"/>
          <w:szCs w:val="18"/>
          <w:shd w:val="clear" w:color="auto" w:fill="FFFFFF"/>
        </w:rPr>
        <w:t>Me- wrote</w:t>
      </w:r>
      <w:r>
        <w:rPr>
          <w:rFonts w:ascii="Arial" w:hAnsi="Arial" w:cs="Arial"/>
          <w:sz w:val="18"/>
          <w:szCs w:val="18"/>
        </w:rPr>
        <w:br/>
      </w:r>
      <w:r>
        <w:rPr>
          <w:rFonts w:ascii="Arial" w:hAnsi="Arial" w:cs="Arial"/>
          <w:sz w:val="18"/>
          <w:szCs w:val="18"/>
          <w:shd w:val="clear" w:color="auto" w:fill="FFFFFF"/>
        </w:rPr>
        <w:t>I1- Insert an element into BST in C</w:t>
      </w:r>
      <w:r>
        <w:rPr>
          <w:rFonts w:ascii="Arial" w:hAnsi="Arial" w:cs="Arial"/>
          <w:sz w:val="18"/>
          <w:szCs w:val="18"/>
        </w:rPr>
        <w:br/>
      </w:r>
      <w:r>
        <w:rPr>
          <w:rFonts w:ascii="Arial" w:hAnsi="Arial" w:cs="Arial"/>
          <w:sz w:val="18"/>
          <w:szCs w:val="18"/>
          <w:shd w:val="clear" w:color="auto" w:fill="FFFFFF"/>
        </w:rPr>
        <w:t>Me- wrote</w:t>
      </w:r>
      <w:r>
        <w:rPr>
          <w:rFonts w:ascii="Arial" w:hAnsi="Arial" w:cs="Arial"/>
          <w:sz w:val="18"/>
          <w:szCs w:val="18"/>
        </w:rPr>
        <w:br/>
      </w:r>
      <w:r>
        <w:rPr>
          <w:rFonts w:ascii="Arial" w:hAnsi="Arial" w:cs="Arial"/>
          <w:sz w:val="18"/>
          <w:szCs w:val="18"/>
          <w:shd w:val="clear" w:color="auto" w:fill="FFFFFF"/>
        </w:rPr>
        <w:t>I1- explain</w:t>
      </w:r>
      <w:r>
        <w:rPr>
          <w:rFonts w:ascii="Arial" w:hAnsi="Arial" w:cs="Arial"/>
          <w:sz w:val="18"/>
          <w:szCs w:val="18"/>
        </w:rPr>
        <w:br/>
      </w:r>
      <w:r>
        <w:rPr>
          <w:rFonts w:ascii="Arial" w:hAnsi="Arial" w:cs="Arial"/>
          <w:sz w:val="18"/>
          <w:szCs w:val="18"/>
          <w:shd w:val="clear" w:color="auto" w:fill="FFFFFF"/>
        </w:rPr>
        <w:t>Me-explained</w:t>
      </w:r>
      <w:r>
        <w:rPr>
          <w:rFonts w:ascii="Arial" w:hAnsi="Arial" w:cs="Arial"/>
          <w:sz w:val="18"/>
          <w:szCs w:val="18"/>
        </w:rPr>
        <w:br/>
      </w:r>
      <w:r>
        <w:rPr>
          <w:rFonts w:ascii="Arial" w:hAnsi="Arial" w:cs="Arial"/>
          <w:sz w:val="18"/>
          <w:szCs w:val="18"/>
          <w:shd w:val="clear" w:color="auto" w:fill="FFFFFF"/>
        </w:rPr>
        <w:t>I1- can you do it iteratively</w:t>
      </w:r>
      <w:r>
        <w:rPr>
          <w:rFonts w:ascii="Arial" w:hAnsi="Arial" w:cs="Arial"/>
          <w:sz w:val="18"/>
          <w:szCs w:val="18"/>
        </w:rPr>
        <w:br/>
      </w:r>
      <w:r>
        <w:rPr>
          <w:rFonts w:ascii="Arial" w:hAnsi="Arial" w:cs="Arial"/>
          <w:sz w:val="18"/>
          <w:szCs w:val="18"/>
          <w:shd w:val="clear" w:color="auto" w:fill="FFFFFF"/>
        </w:rPr>
        <w:t>Me- (exhausted) no sir</w:t>
      </w:r>
      <w:r>
        <w:rPr>
          <w:rFonts w:ascii="Arial" w:hAnsi="Arial" w:cs="Arial"/>
          <w:sz w:val="18"/>
          <w:szCs w:val="18"/>
        </w:rPr>
        <w:br/>
      </w:r>
      <w:r>
        <w:rPr>
          <w:rFonts w:ascii="Arial" w:hAnsi="Arial" w:cs="Arial"/>
          <w:sz w:val="18"/>
          <w:szCs w:val="18"/>
          <w:shd w:val="clear" w:color="auto" w:fill="FFFFFF"/>
        </w:rPr>
        <w:t>I2- Have you worked on any frameworks in the past which involved Database?</w:t>
      </w:r>
      <w:r>
        <w:rPr>
          <w:rFonts w:ascii="Arial" w:hAnsi="Arial" w:cs="Arial"/>
          <w:sz w:val="18"/>
          <w:szCs w:val="18"/>
        </w:rPr>
        <w:br/>
      </w:r>
      <w:r>
        <w:rPr>
          <w:rFonts w:ascii="Arial" w:hAnsi="Arial" w:cs="Arial"/>
          <w:sz w:val="18"/>
          <w:szCs w:val="18"/>
          <w:shd w:val="clear" w:color="auto" w:fill="FFFFFF"/>
        </w:rPr>
        <w:t>Me- (I did but I didn’t say because I had an Idea that he might ask to explain database connection which I didn’t remember( remember presence of mind is the key))</w:t>
      </w:r>
      <w:r>
        <w:rPr>
          <w:rFonts w:ascii="Arial" w:hAnsi="Arial" w:cs="Arial"/>
          <w:sz w:val="18"/>
          <w:szCs w:val="18"/>
        </w:rPr>
        <w:br/>
      </w:r>
      <w:r>
        <w:rPr>
          <w:rFonts w:ascii="Arial" w:hAnsi="Arial" w:cs="Arial"/>
          <w:sz w:val="18"/>
          <w:szCs w:val="18"/>
          <w:shd w:val="clear" w:color="auto" w:fill="FFFFFF"/>
        </w:rPr>
        <w:t>I2 to I1- He is good (in dim voice) do you want to ask anything</w:t>
      </w:r>
      <w:r>
        <w:rPr>
          <w:rFonts w:ascii="Arial" w:hAnsi="Arial" w:cs="Arial"/>
          <w:sz w:val="18"/>
          <w:szCs w:val="18"/>
        </w:rPr>
        <w:br/>
      </w:r>
      <w:r>
        <w:rPr>
          <w:rFonts w:ascii="Arial" w:hAnsi="Arial" w:cs="Arial"/>
          <w:sz w:val="18"/>
          <w:szCs w:val="18"/>
          <w:shd w:val="clear" w:color="auto" w:fill="FFFFFF"/>
        </w:rPr>
        <w:t>I1 to I2- No, wrote something on my form and sent me to HR</w:t>
      </w:r>
    </w:p>
    <w:p w:rsidR="00DD6ED8" w:rsidRDefault="00DD6ED8" w:rsidP="00DD6ED8">
      <w:pPr>
        <w:pStyle w:val="NormalWeb"/>
        <w:shd w:val="clear" w:color="auto" w:fill="FFFFFF"/>
        <w:spacing w:before="0" w:beforeAutospacing="0" w:after="115" w:afterAutospacing="0"/>
        <w:textAlignment w:val="baseline"/>
        <w:rPr>
          <w:rFonts w:ascii="Arial" w:hAnsi="Arial" w:cs="Arial"/>
          <w:sz w:val="18"/>
          <w:szCs w:val="18"/>
        </w:rPr>
      </w:pPr>
      <w:r>
        <w:rPr>
          <w:rFonts w:ascii="Arial" w:hAnsi="Arial" w:cs="Arial"/>
          <w:sz w:val="18"/>
          <w:szCs w:val="18"/>
        </w:rPr>
        <w:t> </w:t>
      </w:r>
    </w:p>
    <w:p w:rsidR="00911411" w:rsidRDefault="00911411"/>
    <w:sectPr w:rsidR="0091141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1411" w:rsidRDefault="00911411" w:rsidP="00DD6ED8">
      <w:pPr>
        <w:spacing w:after="0" w:line="240" w:lineRule="auto"/>
      </w:pPr>
      <w:r>
        <w:separator/>
      </w:r>
    </w:p>
  </w:endnote>
  <w:endnote w:type="continuationSeparator" w:id="1">
    <w:p w:rsidR="00911411" w:rsidRDefault="00911411" w:rsidP="00DD6ED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1411" w:rsidRDefault="00911411" w:rsidP="00DD6ED8">
      <w:pPr>
        <w:spacing w:after="0" w:line="240" w:lineRule="auto"/>
      </w:pPr>
      <w:r>
        <w:separator/>
      </w:r>
    </w:p>
  </w:footnote>
  <w:footnote w:type="continuationSeparator" w:id="1">
    <w:p w:rsidR="00911411" w:rsidRDefault="00911411" w:rsidP="00DD6ED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DD6ED8"/>
    <w:rsid w:val="00911411"/>
    <w:rsid w:val="00C27AB3"/>
    <w:rsid w:val="00DD6ED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6ED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DD6ED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D6ED8"/>
  </w:style>
  <w:style w:type="paragraph" w:styleId="Footer">
    <w:name w:val="footer"/>
    <w:basedOn w:val="Normal"/>
    <w:link w:val="FooterChar"/>
    <w:uiPriority w:val="99"/>
    <w:semiHidden/>
    <w:unhideWhenUsed/>
    <w:rsid w:val="00DD6ED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D6ED8"/>
  </w:style>
  <w:style w:type="character" w:styleId="Strong">
    <w:name w:val="Strong"/>
    <w:basedOn w:val="DefaultParagraphFont"/>
    <w:uiPriority w:val="22"/>
    <w:qFormat/>
    <w:rsid w:val="00DD6ED8"/>
    <w:rPr>
      <w:b/>
      <w:bCs/>
    </w:rPr>
  </w:style>
</w:styles>
</file>

<file path=word/webSettings.xml><?xml version="1.0" encoding="utf-8"?>
<w:webSettings xmlns:r="http://schemas.openxmlformats.org/officeDocument/2006/relationships" xmlns:w="http://schemas.openxmlformats.org/wordprocessingml/2006/main">
  <w:divs>
    <w:div w:id="75710139">
      <w:bodyDiv w:val="1"/>
      <w:marLeft w:val="0"/>
      <w:marRight w:val="0"/>
      <w:marTop w:val="0"/>
      <w:marBottom w:val="0"/>
      <w:divBdr>
        <w:top w:val="none" w:sz="0" w:space="0" w:color="auto"/>
        <w:left w:val="none" w:sz="0" w:space="0" w:color="auto"/>
        <w:bottom w:val="none" w:sz="0" w:space="0" w:color="auto"/>
        <w:right w:val="none" w:sz="0" w:space="0" w:color="auto"/>
      </w:divBdr>
    </w:div>
    <w:div w:id="677729661">
      <w:bodyDiv w:val="1"/>
      <w:marLeft w:val="0"/>
      <w:marRight w:val="0"/>
      <w:marTop w:val="0"/>
      <w:marBottom w:val="0"/>
      <w:divBdr>
        <w:top w:val="none" w:sz="0" w:space="0" w:color="auto"/>
        <w:left w:val="none" w:sz="0" w:space="0" w:color="auto"/>
        <w:bottom w:val="none" w:sz="0" w:space="0" w:color="auto"/>
        <w:right w:val="none" w:sz="0" w:space="0" w:color="auto"/>
      </w:divBdr>
    </w:div>
    <w:div w:id="781415551">
      <w:bodyDiv w:val="1"/>
      <w:marLeft w:val="0"/>
      <w:marRight w:val="0"/>
      <w:marTop w:val="0"/>
      <w:marBottom w:val="0"/>
      <w:divBdr>
        <w:top w:val="none" w:sz="0" w:space="0" w:color="auto"/>
        <w:left w:val="none" w:sz="0" w:space="0" w:color="auto"/>
        <w:bottom w:val="none" w:sz="0" w:space="0" w:color="auto"/>
        <w:right w:val="none" w:sz="0" w:space="0" w:color="auto"/>
      </w:divBdr>
    </w:div>
    <w:div w:id="869030522">
      <w:bodyDiv w:val="1"/>
      <w:marLeft w:val="0"/>
      <w:marRight w:val="0"/>
      <w:marTop w:val="0"/>
      <w:marBottom w:val="0"/>
      <w:divBdr>
        <w:top w:val="none" w:sz="0" w:space="0" w:color="auto"/>
        <w:left w:val="none" w:sz="0" w:space="0" w:color="auto"/>
        <w:bottom w:val="none" w:sz="0" w:space="0" w:color="auto"/>
        <w:right w:val="none" w:sz="0" w:space="0" w:color="auto"/>
      </w:divBdr>
    </w:div>
    <w:div w:id="1031034798">
      <w:bodyDiv w:val="1"/>
      <w:marLeft w:val="0"/>
      <w:marRight w:val="0"/>
      <w:marTop w:val="0"/>
      <w:marBottom w:val="0"/>
      <w:divBdr>
        <w:top w:val="none" w:sz="0" w:space="0" w:color="auto"/>
        <w:left w:val="none" w:sz="0" w:space="0" w:color="auto"/>
        <w:bottom w:val="none" w:sz="0" w:space="0" w:color="auto"/>
        <w:right w:val="none" w:sz="0" w:space="0" w:color="auto"/>
      </w:divBdr>
    </w:div>
    <w:div w:id="1058675199">
      <w:bodyDiv w:val="1"/>
      <w:marLeft w:val="0"/>
      <w:marRight w:val="0"/>
      <w:marTop w:val="0"/>
      <w:marBottom w:val="0"/>
      <w:divBdr>
        <w:top w:val="none" w:sz="0" w:space="0" w:color="auto"/>
        <w:left w:val="none" w:sz="0" w:space="0" w:color="auto"/>
        <w:bottom w:val="none" w:sz="0" w:space="0" w:color="auto"/>
        <w:right w:val="none" w:sz="0" w:space="0" w:color="auto"/>
      </w:divBdr>
    </w:div>
    <w:div w:id="1103962839">
      <w:bodyDiv w:val="1"/>
      <w:marLeft w:val="0"/>
      <w:marRight w:val="0"/>
      <w:marTop w:val="0"/>
      <w:marBottom w:val="0"/>
      <w:divBdr>
        <w:top w:val="none" w:sz="0" w:space="0" w:color="auto"/>
        <w:left w:val="none" w:sz="0" w:space="0" w:color="auto"/>
        <w:bottom w:val="none" w:sz="0" w:space="0" w:color="auto"/>
        <w:right w:val="none" w:sz="0" w:space="0" w:color="auto"/>
      </w:divBdr>
    </w:div>
    <w:div w:id="1421564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Pages>
  <Words>3274</Words>
  <Characters>18668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dc:creator>
  <cp:keywords/>
  <dc:description/>
  <cp:lastModifiedBy>Lakshmi</cp:lastModifiedBy>
  <cp:revision>2</cp:revision>
  <dcterms:created xsi:type="dcterms:W3CDTF">2019-07-29T04:24:00Z</dcterms:created>
  <dcterms:modified xsi:type="dcterms:W3CDTF">2019-07-29T04:39:00Z</dcterms:modified>
</cp:coreProperties>
</file>